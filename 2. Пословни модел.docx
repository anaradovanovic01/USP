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F22C4" w14:textId="27FDEE43" w:rsidR="00644069" w:rsidRPr="00AF4CA8" w:rsidRDefault="00644069" w:rsidP="00644069">
      <w:pPr>
        <w:pStyle w:val="Subtitle"/>
        <w:jc w:val="both"/>
        <w:rPr>
          <w:i/>
          <w:iCs/>
          <w:lang w:val="sr-Cyrl-RS"/>
        </w:rPr>
      </w:pPr>
      <w:r>
        <w:rPr>
          <w:noProof/>
          <w:sz w:val="28"/>
          <w:szCs w:val="28"/>
          <w:lang w:val="sr-Cyrl-RS"/>
        </w:rPr>
        <mc:AlternateContent>
          <mc:Choice Requires="wpg">
            <w:drawing>
              <wp:inline distT="0" distB="0" distL="0" distR="0" wp14:anchorId="328A0570" wp14:editId="675E4EB2">
                <wp:extent cx="5210175" cy="1276350"/>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0175" cy="1276350"/>
                          <a:chOff x="0" y="0"/>
                          <a:chExt cx="52101" cy="12763"/>
                        </a:xfrm>
                      </wpg:grpSpPr>
                      <wps:wsp>
                        <wps:cNvPr id="4" name="Text Box 2"/>
                        <wps:cNvSpPr txBox="1">
                          <a:spLocks noChangeArrowheads="1"/>
                        </wps:cNvSpPr>
                        <wps:spPr bwMode="auto">
                          <a:xfrm>
                            <a:off x="7810" y="0"/>
                            <a:ext cx="44291" cy="127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0D2A0" w14:textId="77777777" w:rsidR="00644069" w:rsidRPr="00C33CF5" w:rsidRDefault="00644069" w:rsidP="00644069">
                              <w:pPr>
                                <w:pStyle w:val="Title"/>
                                <w:rPr>
                                  <w:sz w:val="44"/>
                                  <w:szCs w:val="44"/>
                                  <w:lang w:val="sr-Cyrl-RS"/>
                                </w:rPr>
                              </w:pPr>
                              <w:r w:rsidRPr="00C33CF5">
                                <w:rPr>
                                  <w:sz w:val="32"/>
                                  <w:szCs w:val="32"/>
                                  <w:lang w:val="sr-Cyrl-RS"/>
                                </w:rPr>
                                <w:t>Универзитет у Београду</w:t>
                              </w:r>
                            </w:p>
                            <w:p w14:paraId="62AD1113" w14:textId="77777777" w:rsidR="00644069" w:rsidRPr="00C33CF5" w:rsidRDefault="00644069" w:rsidP="00644069">
                              <w:pPr>
                                <w:pStyle w:val="Title"/>
                                <w:rPr>
                                  <w:sz w:val="44"/>
                                  <w:szCs w:val="44"/>
                                  <w:lang w:val="sr-Cyrl-RS"/>
                                </w:rPr>
                              </w:pPr>
                              <w:r w:rsidRPr="00C33CF5">
                                <w:rPr>
                                  <w:sz w:val="44"/>
                                  <w:szCs w:val="44"/>
                                  <w:lang w:val="sr-Cyrl-RS"/>
                                </w:rPr>
                                <w:t>Електротехнички факултет</w:t>
                              </w:r>
                            </w:p>
                            <w:p w14:paraId="2474F4A6" w14:textId="77777777" w:rsidR="00644069" w:rsidRPr="00C33CF5" w:rsidRDefault="00644069" w:rsidP="00644069">
                              <w:pPr>
                                <w:pStyle w:val="Subtitle"/>
                                <w:rPr>
                                  <w:lang w:val="sr-Cyrl-RS"/>
                                </w:rPr>
                              </w:pPr>
                              <w:r w:rsidRPr="00C33CF5">
                                <w:rPr>
                                  <w:lang w:val="sr-Cyrl-RS"/>
                                </w:rPr>
                                <w:t>Управљање софтверским пројектима – 2021/2022</w:t>
                              </w:r>
                            </w:p>
                            <w:p w14:paraId="35DA499D" w14:textId="77777777" w:rsidR="00644069" w:rsidRPr="00C33CF5" w:rsidRDefault="00644069" w:rsidP="00644069">
                              <w:pPr>
                                <w:jc w:val="center"/>
                                <w:rPr>
                                  <w:b/>
                                  <w:bCs/>
                                  <w:sz w:val="32"/>
                                  <w:szCs w:val="32"/>
                                  <w:lang w:val="sr-Cyrl-RS"/>
                                </w:rPr>
                              </w:pPr>
                              <w:r w:rsidRPr="00C33CF5">
                                <w:rPr>
                                  <w:b/>
                                  <w:bCs/>
                                  <w:sz w:val="32"/>
                                  <w:szCs w:val="32"/>
                                  <w:lang w:val="sr-Cyrl-RS"/>
                                </w:rPr>
                                <w:t>Пословни модел</w:t>
                              </w:r>
                            </w:p>
                            <w:p w14:paraId="1246E68D" w14:textId="77777777" w:rsidR="00644069" w:rsidRPr="00C33CF5" w:rsidRDefault="00644069" w:rsidP="00644069">
                              <w:pPr>
                                <w:rPr>
                                  <w:lang w:val="sr-Cyrl-RS"/>
                                </w:rPr>
                              </w:pPr>
                            </w:p>
                            <w:p w14:paraId="450772E2" w14:textId="77777777" w:rsidR="00644069" w:rsidRPr="00C33CF5" w:rsidRDefault="00644069" w:rsidP="00644069">
                              <w:pPr>
                                <w:rPr>
                                  <w:lang w:val="sr-Cyrl-RS"/>
                                </w:rPr>
                              </w:pPr>
                            </w:p>
                          </w:txbxContent>
                        </wps:txbx>
                        <wps:bodyPr rot="0" vert="horz" wrap="square" lIns="91440" tIns="45720" rIns="91440" bIns="45720" anchor="ctr" anchorCtr="0" upright="1">
                          <a:noAutofit/>
                        </wps:bodyPr>
                      </wps:wsp>
                      <pic:pic xmlns:pic="http://schemas.openxmlformats.org/drawingml/2006/picture">
                        <pic:nvPicPr>
                          <pic:cNvPr id="5" name="Picture 1"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 cy="1276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28A0570" id="Group 2" o:spid="_x0000_s1026" style="width:410.25pt;height:100.5pt;mso-position-horizontal-relative:char;mso-position-vertical-relative:line" coordsize="52101,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">
                <v:shapetype id="_x0000_t202" coordsize="21600,21600" o:spt="202" path="m,l,21600r21600,l21600,xe">
                  <v:stroke joinstyle="miter"/>
                  <v:path gradientshapeok="t" o:connecttype="rect"/>
                </v:shapetype>
                <v:shape id="Text Box 2" o:spid="_x0000_s1027" type="#_x0000_t202" style="position:absolute;left:7810;width:4429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" stroked="f">
                  <v:textbox>
                    <w:txbxContent>
                      <w:p w14:paraId="2750D2A0" w14:textId="77777777" w:rsidR="00644069" w:rsidRPr="00C33CF5" w:rsidRDefault="00644069" w:rsidP="00644069">
                        <w:pPr>
                          <w:pStyle w:val="Title"/>
                          <w:rPr>
                            <w:sz w:val="44"/>
                            <w:szCs w:val="44"/>
                            <w:lang w:val="sr-Cyrl-RS"/>
                          </w:rPr>
                        </w:pPr>
                        <w:r w:rsidRPr="00C33CF5">
                          <w:rPr>
                            <w:sz w:val="32"/>
                            <w:szCs w:val="32"/>
                            <w:lang w:val="sr-Cyrl-RS"/>
                          </w:rPr>
                          <w:t>Универзитет у Београду</w:t>
                        </w:r>
                      </w:p>
                      <w:p w14:paraId="62AD1113" w14:textId="77777777" w:rsidR="00644069" w:rsidRPr="00C33CF5" w:rsidRDefault="00644069" w:rsidP="00644069">
                        <w:pPr>
                          <w:pStyle w:val="Title"/>
                          <w:rPr>
                            <w:sz w:val="44"/>
                            <w:szCs w:val="44"/>
                            <w:lang w:val="sr-Cyrl-RS"/>
                          </w:rPr>
                        </w:pPr>
                        <w:r w:rsidRPr="00C33CF5">
                          <w:rPr>
                            <w:sz w:val="44"/>
                            <w:szCs w:val="44"/>
                            <w:lang w:val="sr-Cyrl-RS"/>
                          </w:rPr>
                          <w:t>Електротехнички факултет</w:t>
                        </w:r>
                      </w:p>
                      <w:p w14:paraId="2474F4A6" w14:textId="77777777" w:rsidR="00644069" w:rsidRPr="00C33CF5" w:rsidRDefault="00644069" w:rsidP="00644069">
                        <w:pPr>
                          <w:pStyle w:val="Subtitle"/>
                          <w:rPr>
                            <w:lang w:val="sr-Cyrl-RS"/>
                          </w:rPr>
                        </w:pPr>
                        <w:r w:rsidRPr="00C33CF5">
                          <w:rPr>
                            <w:lang w:val="sr-Cyrl-RS"/>
                          </w:rPr>
                          <w:t>Управљање софтверским пројектима – 2021/2022</w:t>
                        </w:r>
                      </w:p>
                      <w:p w14:paraId="35DA499D" w14:textId="77777777" w:rsidR="00644069" w:rsidRPr="00C33CF5" w:rsidRDefault="00644069" w:rsidP="00644069">
                        <w:pPr>
                          <w:jc w:val="center"/>
                          <w:rPr>
                            <w:b/>
                            <w:bCs/>
                            <w:sz w:val="32"/>
                            <w:szCs w:val="32"/>
                            <w:lang w:val="sr-Cyrl-RS"/>
                          </w:rPr>
                        </w:pPr>
                        <w:r w:rsidRPr="00C33CF5">
                          <w:rPr>
                            <w:b/>
                            <w:bCs/>
                            <w:sz w:val="32"/>
                            <w:szCs w:val="32"/>
                            <w:lang w:val="sr-Cyrl-RS"/>
                          </w:rPr>
                          <w:t>Пословни модел</w:t>
                        </w:r>
                      </w:p>
                      <w:p w14:paraId="1246E68D" w14:textId="77777777" w:rsidR="00644069" w:rsidRPr="00C33CF5" w:rsidRDefault="00644069" w:rsidP="00644069">
                        <w:pPr>
                          <w:rPr>
                            <w:lang w:val="sr-Cyrl-RS"/>
                          </w:rPr>
                        </w:pPr>
                      </w:p>
                      <w:p w14:paraId="450772E2" w14:textId="77777777" w:rsidR="00644069" w:rsidRPr="00C33CF5" w:rsidRDefault="00644069" w:rsidP="00644069">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">
                  <v:imagedata r:id="rId12" o:title="Logo&#10;&#10;Description automatically generated"/>
                </v:shape>
                <w10:anchorlock/>
              </v:group>
            </w:pict>
          </mc:Fallback>
        </mc:AlternateContent>
      </w:r>
    </w:p>
    <w:p w14:paraId="2A758ACD" w14:textId="77777777" w:rsidR="00644069" w:rsidRPr="00AF4CA8" w:rsidRDefault="00644069" w:rsidP="00644069">
      <w:pPr>
        <w:rPr>
          <w:i/>
          <w:iCs/>
          <w:lang w:val="sr-Cyrl-RS"/>
        </w:rPr>
      </w:pPr>
    </w:p>
    <w:p w14:paraId="7A5AACE4" w14:textId="77777777" w:rsidR="00644069" w:rsidRPr="00AF4CA8" w:rsidRDefault="00644069" w:rsidP="00644069">
      <w:pPr>
        <w:rPr>
          <w:i/>
          <w:iCs/>
          <w:lang w:val="sr-Cyrl-RS"/>
        </w:rPr>
      </w:pPr>
    </w:p>
    <w:p w14:paraId="03A79F8B" w14:textId="77777777" w:rsidR="00644069" w:rsidRPr="00AF4CA8" w:rsidRDefault="00644069" w:rsidP="00644069">
      <w:pPr>
        <w:rPr>
          <w:i/>
          <w:iCs/>
          <w:lang w:val="sr-Cyrl-RS"/>
        </w:rPr>
      </w:pPr>
    </w:p>
    <w:p w14:paraId="50A03C96" w14:textId="77777777" w:rsidR="00644069" w:rsidRPr="00AF4CA8" w:rsidRDefault="00644069" w:rsidP="00644069">
      <w:pPr>
        <w:rPr>
          <w:i/>
          <w:iCs/>
          <w:lang w:val="sr-Cyrl-RS"/>
        </w:rPr>
      </w:pPr>
    </w:p>
    <w:p w14:paraId="2E411CF6" w14:textId="77777777" w:rsidR="00644069" w:rsidRPr="00AF4CA8" w:rsidRDefault="00644069" w:rsidP="00644069">
      <w:pPr>
        <w:jc w:val="center"/>
        <w:rPr>
          <w:i/>
          <w:iCs/>
          <w:color w:val="FF0000"/>
          <w:lang w:val="sr-Cyrl-RS"/>
        </w:rPr>
      </w:pPr>
    </w:p>
    <w:p w14:paraId="1300D460" w14:textId="77777777" w:rsidR="00644069" w:rsidRPr="00AF4CA8" w:rsidRDefault="00644069" w:rsidP="00644069">
      <w:pPr>
        <w:pStyle w:val="Title"/>
        <w:rPr>
          <w:lang w:val="sr-Cyrl-RS"/>
        </w:rPr>
      </w:pPr>
    </w:p>
    <w:p w14:paraId="21E01389" w14:textId="77777777" w:rsidR="00644069" w:rsidRPr="00AF4CA8" w:rsidRDefault="00644069" w:rsidP="00644069">
      <w:pPr>
        <w:pStyle w:val="Title"/>
        <w:rPr>
          <w:lang w:val="sr-Cyrl-RS"/>
        </w:rPr>
      </w:pPr>
      <w:r w:rsidRPr="00AF4CA8">
        <w:rPr>
          <w:lang w:val="sr-Cyrl-RS"/>
        </w:rPr>
        <w:t>Don’t wait, ski</w:t>
      </w:r>
    </w:p>
    <w:p w14:paraId="2C5A2C23" w14:textId="77777777" w:rsidR="00644069" w:rsidRPr="00AF4CA8" w:rsidRDefault="00644069" w:rsidP="00644069">
      <w:pPr>
        <w:rPr>
          <w:lang w:val="sr-Cyrl-RS"/>
        </w:rPr>
      </w:pPr>
    </w:p>
    <w:p w14:paraId="1A5C0B7D" w14:textId="77777777" w:rsidR="00644069" w:rsidRPr="00AF4CA8" w:rsidRDefault="00644069" w:rsidP="00644069">
      <w:pPr>
        <w:rPr>
          <w:lang w:val="sr-Cyrl-RS"/>
        </w:rPr>
      </w:pPr>
    </w:p>
    <w:p w14:paraId="58318CE8" w14:textId="77777777" w:rsidR="00644069" w:rsidRPr="00AF4CA8" w:rsidRDefault="00644069" w:rsidP="00644069">
      <w:pPr>
        <w:rPr>
          <w:lang w:val="sr-Cyrl-RS"/>
        </w:rPr>
      </w:pPr>
    </w:p>
    <w:p w14:paraId="7FF77998" w14:textId="77777777" w:rsidR="00644069" w:rsidRPr="00AF4CA8" w:rsidRDefault="00644069" w:rsidP="00644069">
      <w:pPr>
        <w:rPr>
          <w:lang w:val="sr-Cyrl-RS"/>
        </w:rPr>
      </w:pPr>
    </w:p>
    <w:p w14:paraId="5400A9D7" w14:textId="77777777" w:rsidR="00644069" w:rsidRPr="00AF4CA8" w:rsidRDefault="00644069" w:rsidP="00644069">
      <w:pPr>
        <w:rPr>
          <w:lang w:val="sr-Cyrl-RS"/>
        </w:rPr>
      </w:pPr>
    </w:p>
    <w:p w14:paraId="38806D0E" w14:textId="77777777" w:rsidR="00644069" w:rsidRPr="00AF4CA8" w:rsidRDefault="00644069" w:rsidP="00644069">
      <w:pPr>
        <w:pStyle w:val="NoSpacing"/>
        <w:jc w:val="center"/>
        <w:rPr>
          <w:lang w:val="sr-Cyrl-RS"/>
        </w:rPr>
      </w:pPr>
      <w:r w:rsidRPr="00AF4CA8">
        <w:rPr>
          <w:lang w:val="sr-Cyrl-RS"/>
        </w:rPr>
        <w:t>Чланови тима</w:t>
      </w:r>
    </w:p>
    <w:p w14:paraId="31E484A8" w14:textId="77777777" w:rsidR="00644069" w:rsidRPr="00AF4CA8" w:rsidRDefault="00644069" w:rsidP="00644069">
      <w:pPr>
        <w:pStyle w:val="NoSpacing"/>
        <w:jc w:val="center"/>
        <w:rPr>
          <w:color w:val="FF0000"/>
          <w:lang w:val="sr-Cyrl-RS"/>
        </w:rPr>
      </w:pPr>
      <w:r w:rsidRPr="00AF4CA8">
        <w:rPr>
          <w:lang w:val="sr-Cyrl-RS"/>
        </w:rPr>
        <w:t>Ана Радовановић</w:t>
      </w:r>
      <w:r w:rsidRPr="00AF4CA8">
        <w:rPr>
          <w:color w:val="FF0000"/>
          <w:lang w:val="sr-Cyrl-RS"/>
        </w:rPr>
        <w:t xml:space="preserve"> </w:t>
      </w:r>
      <w:hyperlink r:id="rId13" w:history="1">
        <w:r w:rsidRPr="00AF4CA8">
          <w:rPr>
            <w:rStyle w:val="Hyperlink"/>
            <w:lang w:val="sr-Cyrl-RS"/>
          </w:rPr>
          <w:t>ra190282d@student.etf.bg.ac.rs</w:t>
        </w:r>
      </w:hyperlink>
    </w:p>
    <w:p w14:paraId="26C20151" w14:textId="77777777" w:rsidR="00644069" w:rsidRPr="00AF4CA8" w:rsidRDefault="00644069" w:rsidP="00644069">
      <w:pPr>
        <w:pStyle w:val="NoSpacing"/>
        <w:jc w:val="center"/>
        <w:rPr>
          <w:rStyle w:val="Hyperlink"/>
          <w:color w:val="FF0000"/>
          <w:lang w:val="sr-Cyrl-RS"/>
        </w:rPr>
      </w:pPr>
      <w:r w:rsidRPr="00AF4CA8">
        <w:rPr>
          <w:lang w:val="sr-Cyrl-RS"/>
        </w:rPr>
        <w:t>Јована Јаћимовић</w:t>
      </w:r>
      <w:r w:rsidRPr="00AF4CA8">
        <w:rPr>
          <w:color w:val="FF0000"/>
          <w:lang w:val="sr-Cyrl-RS"/>
        </w:rPr>
        <w:t xml:space="preserve"> </w:t>
      </w:r>
      <w:hyperlink r:id="rId14" w:history="1">
        <w:r w:rsidRPr="00AF4CA8">
          <w:rPr>
            <w:rStyle w:val="Hyperlink"/>
            <w:lang w:val="sr-Cyrl-RS"/>
          </w:rPr>
          <w:t>jj190593d@student.etf.bg.ac.rs</w:t>
        </w:r>
      </w:hyperlink>
    </w:p>
    <w:p w14:paraId="7BB9438F" w14:textId="77777777" w:rsidR="00644069" w:rsidRPr="00AF4CA8" w:rsidRDefault="00644069" w:rsidP="00644069">
      <w:pPr>
        <w:pStyle w:val="NoSpacing"/>
        <w:jc w:val="center"/>
        <w:rPr>
          <w:rStyle w:val="Hyperlink"/>
          <w:color w:val="FF0000"/>
          <w:u w:val="none"/>
          <w:lang w:val="sr-Cyrl-RS"/>
        </w:rPr>
      </w:pPr>
    </w:p>
    <w:p w14:paraId="0D61BB90" w14:textId="77777777" w:rsidR="00644069" w:rsidRPr="00AF4CA8" w:rsidRDefault="00644069" w:rsidP="00644069">
      <w:pPr>
        <w:pStyle w:val="NoSpacing"/>
        <w:jc w:val="center"/>
        <w:rPr>
          <w:lang w:val="sr-Cyrl-RS"/>
        </w:rPr>
      </w:pPr>
    </w:p>
    <w:p w14:paraId="79654B77" w14:textId="77777777" w:rsidR="00644069" w:rsidRPr="00AF4CA8" w:rsidRDefault="00644069" w:rsidP="00644069">
      <w:pPr>
        <w:rPr>
          <w:lang w:val="sr-Cyrl-RS"/>
        </w:rPr>
      </w:pPr>
    </w:p>
    <w:p w14:paraId="3E0D115C" w14:textId="77777777" w:rsidR="00644069" w:rsidRPr="00AF4CA8" w:rsidRDefault="00644069" w:rsidP="00644069">
      <w:pPr>
        <w:rPr>
          <w:lang w:val="sr-Cyrl-RS"/>
        </w:rPr>
      </w:pPr>
    </w:p>
    <w:p w14:paraId="165FDD73" w14:textId="77777777" w:rsidR="00644069" w:rsidRPr="00AF4CA8" w:rsidRDefault="00644069" w:rsidP="00644069">
      <w:pPr>
        <w:rPr>
          <w:lang w:val="sr-Cyrl-RS"/>
        </w:rPr>
      </w:pPr>
    </w:p>
    <w:p w14:paraId="76BF553F" w14:textId="77777777" w:rsidR="00644069" w:rsidRPr="00AF4CA8" w:rsidRDefault="00644069" w:rsidP="00644069">
      <w:pPr>
        <w:rPr>
          <w:lang w:val="sr-Cyrl-RS"/>
        </w:rPr>
      </w:pPr>
    </w:p>
    <w:p w14:paraId="2536553D" w14:textId="77777777" w:rsidR="00644069" w:rsidRPr="00AF4CA8" w:rsidRDefault="00644069" w:rsidP="00644069">
      <w:pPr>
        <w:rPr>
          <w:lang w:val="sr-Cyrl-RS"/>
        </w:rPr>
      </w:pPr>
    </w:p>
    <w:p w14:paraId="3070C8AC" w14:textId="77777777" w:rsidR="00644069" w:rsidRPr="00AF4CA8" w:rsidRDefault="00644069" w:rsidP="00644069">
      <w:pPr>
        <w:jc w:val="center"/>
        <w:rPr>
          <w:lang w:val="sr-Cyrl-RS"/>
        </w:rPr>
      </w:pPr>
      <w:r w:rsidRPr="00AF4CA8">
        <w:rPr>
          <w:lang w:val="sr-Cyrl-RS"/>
        </w:rPr>
        <w:t>Београд, 09.04.2022.</w:t>
      </w:r>
    </w:p>
    <w:p w14:paraId="71CF3B35" w14:textId="1F2CBB84" w:rsidR="00644069" w:rsidRPr="00AF4CA8" w:rsidRDefault="00644069" w:rsidP="00644069">
      <w:pPr>
        <w:pStyle w:val="Footer"/>
        <w:jc w:val="center"/>
        <w:rPr>
          <w:color w:val="FF0000"/>
          <w:lang w:val="sr-Cyrl-RS"/>
        </w:rPr>
      </w:pPr>
      <w:r w:rsidRPr="00AF4CA8">
        <w:rPr>
          <w:lang w:val="sr-Cyrl-RS"/>
        </w:rPr>
        <w:t xml:space="preserve">Тренутна верзија документа: </w:t>
      </w:r>
      <w:r w:rsidR="00597E0E">
        <w:t>2</w:t>
      </w:r>
      <w:r w:rsidRPr="00AF4CA8">
        <w:rPr>
          <w:lang w:val="sr-Cyrl-RS"/>
        </w:rPr>
        <w:t xml:space="preserve">.0 </w:t>
      </w:r>
    </w:p>
    <w:p w14:paraId="361F6075" w14:textId="77777777" w:rsidR="00644069" w:rsidRPr="00AF4CA8" w:rsidRDefault="00644069" w:rsidP="00644069">
      <w:pPr>
        <w:pStyle w:val="Heading1"/>
        <w:rPr>
          <w:lang w:val="sr-Cyrl-RS"/>
        </w:rPr>
      </w:pPr>
      <w:bookmarkStart w:id="0" w:name="_Toc106633740"/>
      <w:r w:rsidRPr="00AF4CA8">
        <w:rPr>
          <w:lang w:val="sr-Cyrl-RS"/>
        </w:rPr>
        <w:lastRenderedPageBreak/>
        <w:t>Записник ревизија</w:t>
      </w:r>
      <w:bookmarkEnd w:id="0"/>
    </w:p>
    <w:p w14:paraId="6CC43A40" w14:textId="77777777" w:rsidR="00644069" w:rsidRPr="00AF4CA8" w:rsidRDefault="00644069" w:rsidP="00644069">
      <w:pPr>
        <w:rPr>
          <w:lang w:val="sr-Cyrl-RS"/>
        </w:rPr>
      </w:pPr>
    </w:p>
    <w:p w14:paraId="3EFB899C" w14:textId="1ECC215A" w:rsidR="00644069" w:rsidRPr="00AF4CA8" w:rsidRDefault="00644069" w:rsidP="00644069">
      <w:pPr>
        <w:rPr>
          <w:b/>
          <w:bCs/>
          <w:lang w:val="sr-Cyrl-RS"/>
        </w:rPr>
      </w:pPr>
      <w:r w:rsidRPr="00AF4CA8">
        <w:rPr>
          <w:lang w:val="sr-Cyrl-RS"/>
        </w:rPr>
        <w:t>Тренутна верзија документа:</w:t>
      </w:r>
      <w:r w:rsidR="00F013E8">
        <w:rPr>
          <w:lang w:val="sr-Cyrl-RS"/>
        </w:rPr>
        <w:t xml:space="preserve"> </w:t>
      </w:r>
      <w:r w:rsidR="00F013E8">
        <w:rPr>
          <w:b/>
          <w:bCs/>
          <w:lang w:val="sr-Cyrl-RS"/>
        </w:rPr>
        <w:t>2</w:t>
      </w:r>
      <w:r w:rsidRPr="00AF4CA8">
        <w:rPr>
          <w:b/>
          <w:bCs/>
          <w:lang w:val="sr-Cyrl-RS"/>
        </w:rPr>
        <w:t>.0</w:t>
      </w:r>
    </w:p>
    <w:tbl>
      <w:tblPr>
        <w:tblStyle w:val="ListTable31"/>
        <w:tblW w:w="5000" w:type="pct"/>
        <w:tblLook w:val="00A0" w:firstRow="1" w:lastRow="0" w:firstColumn="1" w:lastColumn="0" w:noHBand="0" w:noVBand="0"/>
      </w:tblPr>
      <w:tblGrid>
        <w:gridCol w:w="1275"/>
        <w:gridCol w:w="950"/>
        <w:gridCol w:w="7125"/>
      </w:tblGrid>
      <w:tr w:rsidR="00644069" w:rsidRPr="00AF4CA8" w14:paraId="1B0A66FC" w14:textId="77777777" w:rsidTr="00742E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3" w:type="pct"/>
            <w:vAlign w:val="center"/>
          </w:tcPr>
          <w:p w14:paraId="52DAEFED" w14:textId="77777777" w:rsidR="00644069" w:rsidRPr="00AF4CA8" w:rsidRDefault="00644069" w:rsidP="00742E31">
            <w:pPr>
              <w:jc w:val="left"/>
              <w:rPr>
                <w:color w:val="auto"/>
                <w:lang w:val="sr-Cyrl-RS"/>
              </w:rPr>
            </w:pPr>
            <w:r w:rsidRPr="00AF4CA8">
              <w:rPr>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3433312A" w14:textId="77777777" w:rsidR="00644069" w:rsidRPr="00AF4CA8" w:rsidRDefault="00644069" w:rsidP="00742E31">
            <w:pPr>
              <w:jc w:val="left"/>
              <w:rPr>
                <w:color w:val="auto"/>
                <w:lang w:val="sr-Cyrl-RS"/>
              </w:rPr>
            </w:pPr>
            <w:r w:rsidRPr="00AF4CA8">
              <w:rPr>
                <w:color w:val="auto"/>
                <w:lang w:val="sr-Cyrl-RS"/>
              </w:rPr>
              <w:t>Верзија</w:t>
            </w:r>
          </w:p>
        </w:tc>
        <w:tc>
          <w:tcPr>
            <w:tcW w:w="3941" w:type="pct"/>
            <w:vAlign w:val="center"/>
          </w:tcPr>
          <w:p w14:paraId="2AF1D879" w14:textId="77777777" w:rsidR="00644069" w:rsidRPr="00AF4CA8" w:rsidRDefault="00644069" w:rsidP="00742E31">
            <w:pPr>
              <w:jc w:val="left"/>
              <w:cnfStyle w:val="100000000000" w:firstRow="1" w:lastRow="0" w:firstColumn="0" w:lastColumn="0" w:oddVBand="0" w:evenVBand="0" w:oddHBand="0" w:evenHBand="0" w:firstRowFirstColumn="0" w:firstRowLastColumn="0" w:lastRowFirstColumn="0" w:lastRowLastColumn="0"/>
              <w:rPr>
                <w:color w:val="auto"/>
                <w:lang w:val="sr-Cyrl-RS"/>
              </w:rPr>
            </w:pPr>
            <w:r w:rsidRPr="00AF4CA8">
              <w:rPr>
                <w:lang w:val="sr-Cyrl-RS"/>
              </w:rPr>
              <w:t>Опис измена</w:t>
            </w:r>
          </w:p>
        </w:tc>
      </w:tr>
      <w:tr w:rsidR="00644069" w:rsidRPr="00AF4CA8" w14:paraId="7A89CFE3" w14:textId="77777777" w:rsidTr="00742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791DA0E5" w14:textId="77777777" w:rsidR="00644069" w:rsidRPr="00AF4CA8" w:rsidRDefault="00644069" w:rsidP="00742E31">
            <w:pPr>
              <w:jc w:val="left"/>
              <w:rPr>
                <w:b w:val="0"/>
                <w:lang w:val="sr-Cyrl-RS"/>
              </w:rPr>
            </w:pPr>
            <w:r w:rsidRPr="00AF4CA8">
              <w:rPr>
                <w:b w:val="0"/>
                <w:lang w:val="sr-Cyrl-RS"/>
              </w:rPr>
              <w:t>09.04.2022.</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00B258BF" w14:textId="77777777" w:rsidR="00644069" w:rsidRPr="00AF4CA8" w:rsidRDefault="00644069" w:rsidP="00742E31">
            <w:pPr>
              <w:jc w:val="left"/>
              <w:rPr>
                <w:lang w:val="sr-Cyrl-RS"/>
              </w:rPr>
            </w:pPr>
            <w:r w:rsidRPr="00AF4CA8">
              <w:rPr>
                <w:lang w:val="sr-Cyrl-RS"/>
              </w:rPr>
              <w:t>1.0</w:t>
            </w:r>
          </w:p>
        </w:tc>
        <w:tc>
          <w:tcPr>
            <w:tcW w:w="3941" w:type="pct"/>
            <w:vAlign w:val="center"/>
          </w:tcPr>
          <w:p w14:paraId="55034C0F" w14:textId="77777777" w:rsidR="00644069" w:rsidRPr="00AF4CA8" w:rsidRDefault="00644069" w:rsidP="00742E31">
            <w:pPr>
              <w:jc w:val="left"/>
              <w:cnfStyle w:val="000000100000" w:firstRow="0" w:lastRow="0" w:firstColumn="0" w:lastColumn="0" w:oddVBand="0" w:evenVBand="0" w:oddHBand="1" w:evenHBand="0" w:firstRowFirstColumn="0" w:firstRowLastColumn="0" w:lastRowFirstColumn="0" w:lastRowLastColumn="0"/>
              <w:rPr>
                <w:lang w:val="sr-Cyrl-RS"/>
              </w:rPr>
            </w:pPr>
            <w:r w:rsidRPr="00AF4CA8">
              <w:rPr>
                <w:lang w:val="sr-Cyrl-RS"/>
              </w:rPr>
              <w:t>Основна верзија</w:t>
            </w:r>
          </w:p>
        </w:tc>
      </w:tr>
      <w:tr w:rsidR="00644069" w:rsidRPr="00AF4CA8" w14:paraId="572580E9" w14:textId="77777777" w:rsidTr="00742E31">
        <w:tc>
          <w:tcPr>
            <w:cnfStyle w:val="001000000000" w:firstRow="0" w:lastRow="0" w:firstColumn="1" w:lastColumn="0" w:oddVBand="0" w:evenVBand="0" w:oddHBand="0" w:evenHBand="0" w:firstRowFirstColumn="0" w:firstRowLastColumn="0" w:lastRowFirstColumn="0" w:lastRowLastColumn="0"/>
            <w:tcW w:w="533" w:type="pct"/>
            <w:vAlign w:val="center"/>
          </w:tcPr>
          <w:p w14:paraId="13F9271C" w14:textId="12227C7D" w:rsidR="00644069" w:rsidRPr="00AF4CA8" w:rsidRDefault="00644069" w:rsidP="00742E31">
            <w:pPr>
              <w:jc w:val="left"/>
              <w:rPr>
                <w:b w:val="0"/>
                <w:lang w:val="sr-Cyrl-RS"/>
              </w:rPr>
            </w:pPr>
            <w:r>
              <w:rPr>
                <w:b w:val="0"/>
                <w:lang w:val="sr-Cyrl-RS"/>
              </w:rPr>
              <w:t>20.</w:t>
            </w:r>
            <w:r w:rsidR="00597E0E">
              <w:rPr>
                <w:b w:val="0"/>
              </w:rPr>
              <w:t>0</w:t>
            </w:r>
            <w:r>
              <w:rPr>
                <w:b w:val="0"/>
                <w:lang w:val="sr-Cyrl-RS"/>
              </w:rPr>
              <w:t>6.2022.</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585E2986" w14:textId="77777777" w:rsidR="00644069" w:rsidRPr="00AF4CA8" w:rsidRDefault="00644069" w:rsidP="00742E31">
            <w:pPr>
              <w:jc w:val="left"/>
              <w:rPr>
                <w:lang w:val="sr-Cyrl-RS"/>
              </w:rPr>
            </w:pPr>
            <w:r>
              <w:rPr>
                <w:lang w:val="sr-Cyrl-RS"/>
              </w:rPr>
              <w:t>2.0</w:t>
            </w:r>
          </w:p>
        </w:tc>
        <w:tc>
          <w:tcPr>
            <w:tcW w:w="3941" w:type="pct"/>
            <w:vAlign w:val="center"/>
          </w:tcPr>
          <w:p w14:paraId="2F6BD70B" w14:textId="77777777" w:rsidR="00644069" w:rsidRPr="00AF4CA8" w:rsidRDefault="00644069" w:rsidP="00742E31">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Исправљена верзија</w:t>
            </w:r>
          </w:p>
        </w:tc>
      </w:tr>
      <w:tr w:rsidR="00644069" w:rsidRPr="00AF4CA8" w14:paraId="47B0BBBC" w14:textId="77777777" w:rsidTr="00742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54CF4229" w14:textId="77777777" w:rsidR="00644069" w:rsidRPr="00AF4CA8" w:rsidRDefault="00644069" w:rsidP="00742E31">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2E29FEBB" w14:textId="77777777" w:rsidR="00644069" w:rsidRPr="00AF4CA8" w:rsidRDefault="00644069" w:rsidP="00742E31">
            <w:pPr>
              <w:jc w:val="left"/>
              <w:rPr>
                <w:lang w:val="sr-Cyrl-RS"/>
              </w:rPr>
            </w:pPr>
          </w:p>
        </w:tc>
        <w:tc>
          <w:tcPr>
            <w:tcW w:w="3941" w:type="pct"/>
            <w:vAlign w:val="center"/>
          </w:tcPr>
          <w:p w14:paraId="1C1E0BA0" w14:textId="77777777" w:rsidR="00644069" w:rsidRPr="00AF4CA8" w:rsidRDefault="00644069" w:rsidP="00742E31">
            <w:pPr>
              <w:jc w:val="left"/>
              <w:cnfStyle w:val="000000100000" w:firstRow="0" w:lastRow="0" w:firstColumn="0" w:lastColumn="0" w:oddVBand="0" w:evenVBand="0" w:oddHBand="1" w:evenHBand="0" w:firstRowFirstColumn="0" w:firstRowLastColumn="0" w:lastRowFirstColumn="0" w:lastRowLastColumn="0"/>
              <w:rPr>
                <w:lang w:val="sr-Cyrl-RS"/>
              </w:rPr>
            </w:pPr>
          </w:p>
        </w:tc>
      </w:tr>
      <w:tr w:rsidR="00644069" w:rsidRPr="00AF4CA8" w14:paraId="482D1EF6" w14:textId="77777777" w:rsidTr="00742E31">
        <w:tc>
          <w:tcPr>
            <w:cnfStyle w:val="001000000000" w:firstRow="0" w:lastRow="0" w:firstColumn="1" w:lastColumn="0" w:oddVBand="0" w:evenVBand="0" w:oddHBand="0" w:evenHBand="0" w:firstRowFirstColumn="0" w:firstRowLastColumn="0" w:lastRowFirstColumn="0" w:lastRowLastColumn="0"/>
            <w:tcW w:w="533" w:type="pct"/>
            <w:vAlign w:val="center"/>
          </w:tcPr>
          <w:p w14:paraId="621F077E" w14:textId="77777777" w:rsidR="00644069" w:rsidRPr="00AF4CA8" w:rsidRDefault="00644069" w:rsidP="00742E31">
            <w:pPr>
              <w:jc w:val="left"/>
              <w:rPr>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5B6F51B3" w14:textId="77777777" w:rsidR="00644069" w:rsidRPr="00AF4CA8" w:rsidRDefault="00644069" w:rsidP="00742E31">
            <w:pPr>
              <w:jc w:val="left"/>
              <w:rPr>
                <w:lang w:val="sr-Cyrl-RS"/>
              </w:rPr>
            </w:pPr>
          </w:p>
        </w:tc>
        <w:tc>
          <w:tcPr>
            <w:tcW w:w="3941" w:type="pct"/>
            <w:vAlign w:val="center"/>
          </w:tcPr>
          <w:p w14:paraId="589E3391" w14:textId="77777777" w:rsidR="00644069" w:rsidRPr="00AF4CA8" w:rsidRDefault="00644069" w:rsidP="00742E31">
            <w:pPr>
              <w:jc w:val="left"/>
              <w:cnfStyle w:val="000000000000" w:firstRow="0" w:lastRow="0" w:firstColumn="0" w:lastColumn="0" w:oddVBand="0" w:evenVBand="0" w:oddHBand="0" w:evenHBand="0" w:firstRowFirstColumn="0" w:firstRowLastColumn="0" w:lastRowFirstColumn="0" w:lastRowLastColumn="0"/>
              <w:rPr>
                <w:lang w:val="sr-Cyrl-RS"/>
              </w:rPr>
            </w:pPr>
          </w:p>
        </w:tc>
      </w:tr>
    </w:tbl>
    <w:p w14:paraId="0609A2AE" w14:textId="77777777" w:rsidR="00644069" w:rsidRPr="00AF4CA8" w:rsidRDefault="00644069" w:rsidP="00644069">
      <w:pPr>
        <w:rPr>
          <w:lang w:val="sr-Cyrl-RS"/>
        </w:rPr>
      </w:pPr>
    </w:p>
    <w:p w14:paraId="3AB2A27C" w14:textId="77777777" w:rsidR="00644069" w:rsidRPr="00AF4CA8" w:rsidRDefault="00644069" w:rsidP="00644069">
      <w:pPr>
        <w:rPr>
          <w:lang w:val="sr-Cyrl-RS"/>
        </w:rPr>
      </w:pPr>
      <w:r w:rsidRPr="00AF4CA8">
        <w:rPr>
          <w:lang w:val="sr-Cyrl-RS"/>
        </w:rPr>
        <w:br w:type="page"/>
      </w:r>
    </w:p>
    <w:sdt>
      <w:sdtPr>
        <w:rPr>
          <w:rFonts w:asciiTheme="minorHAnsi" w:eastAsiaTheme="minorEastAsia" w:hAnsiTheme="minorHAnsi" w:cstheme="minorBidi"/>
          <w:b w:val="0"/>
          <w:bCs w:val="0"/>
          <w:caps w:val="0"/>
          <w:spacing w:val="0"/>
          <w:sz w:val="22"/>
          <w:szCs w:val="22"/>
          <w:lang w:val="sr-Cyrl-RS"/>
        </w:rPr>
        <w:id w:val="-912004697"/>
        <w:docPartObj>
          <w:docPartGallery w:val="Table of Contents"/>
          <w:docPartUnique/>
        </w:docPartObj>
      </w:sdtPr>
      <w:sdtContent>
        <w:commentRangeStart w:id="1" w:displacedByCustomXml="prev"/>
        <w:p w14:paraId="72104E81" w14:textId="77777777" w:rsidR="00644069" w:rsidRPr="00AF4CA8" w:rsidRDefault="00644069" w:rsidP="00644069">
          <w:pPr>
            <w:pStyle w:val="TOCHeading"/>
            <w:rPr>
              <w:lang w:val="sr-Cyrl-RS"/>
            </w:rPr>
          </w:pPr>
          <w:r w:rsidRPr="00AF4CA8">
            <w:rPr>
              <w:lang w:val="sr-Cyrl-RS"/>
            </w:rPr>
            <w:t>Садржај</w:t>
          </w:r>
          <w:commentRangeEnd w:id="1"/>
          <w:r w:rsidRPr="00AF4CA8">
            <w:rPr>
              <w:rStyle w:val="CommentReference"/>
              <w:rFonts w:asciiTheme="minorHAnsi" w:eastAsiaTheme="minorEastAsia" w:hAnsiTheme="minorHAnsi" w:cstheme="minorBidi"/>
              <w:b w:val="0"/>
              <w:bCs w:val="0"/>
              <w:caps w:val="0"/>
              <w:spacing w:val="0"/>
              <w:lang w:val="sr-Cyrl-RS"/>
            </w:rPr>
            <w:commentReference w:id="1"/>
          </w:r>
        </w:p>
        <w:p w14:paraId="0DC8A51F" w14:textId="0A8FB23F" w:rsidR="00597E0E" w:rsidRDefault="00644069">
          <w:pPr>
            <w:pStyle w:val="TOC1"/>
            <w:rPr>
              <w:noProof/>
            </w:rPr>
          </w:pPr>
          <w:r w:rsidRPr="00AF4CA8">
            <w:rPr>
              <w:lang w:val="sr-Cyrl-RS"/>
            </w:rPr>
            <w:fldChar w:fldCharType="begin"/>
          </w:r>
          <w:r w:rsidRPr="00AF4CA8">
            <w:rPr>
              <w:lang w:val="sr-Cyrl-RS"/>
            </w:rPr>
            <w:instrText xml:space="preserve"> TOC \o "1-3" \h \z \u </w:instrText>
          </w:r>
          <w:r w:rsidRPr="00AF4CA8">
            <w:rPr>
              <w:lang w:val="sr-Cyrl-RS"/>
            </w:rPr>
            <w:fldChar w:fldCharType="separate"/>
          </w:r>
          <w:hyperlink w:anchor="_Toc106633740" w:history="1">
            <w:r w:rsidR="00597E0E" w:rsidRPr="00805969">
              <w:rPr>
                <w:rStyle w:val="Hyperlink"/>
                <w:noProof/>
                <w:lang w:val="sr-Cyrl-RS"/>
              </w:rPr>
              <w:t>Записник ревизија</w:t>
            </w:r>
            <w:r w:rsidR="00597E0E">
              <w:rPr>
                <w:noProof/>
                <w:webHidden/>
              </w:rPr>
              <w:tab/>
            </w:r>
            <w:r w:rsidR="00597E0E">
              <w:rPr>
                <w:noProof/>
                <w:webHidden/>
              </w:rPr>
              <w:fldChar w:fldCharType="begin"/>
            </w:r>
            <w:r w:rsidR="00597E0E">
              <w:rPr>
                <w:noProof/>
                <w:webHidden/>
              </w:rPr>
              <w:instrText xml:space="preserve"> PAGEREF _Toc106633740 \h </w:instrText>
            </w:r>
            <w:r w:rsidR="00597E0E">
              <w:rPr>
                <w:noProof/>
                <w:webHidden/>
              </w:rPr>
            </w:r>
            <w:r w:rsidR="00597E0E">
              <w:rPr>
                <w:noProof/>
                <w:webHidden/>
              </w:rPr>
              <w:fldChar w:fldCharType="separate"/>
            </w:r>
            <w:r w:rsidR="00597E0E">
              <w:rPr>
                <w:noProof/>
                <w:webHidden/>
              </w:rPr>
              <w:t>2</w:t>
            </w:r>
            <w:r w:rsidR="00597E0E">
              <w:rPr>
                <w:noProof/>
                <w:webHidden/>
              </w:rPr>
              <w:fldChar w:fldCharType="end"/>
            </w:r>
          </w:hyperlink>
        </w:p>
        <w:p w14:paraId="65735AAB" w14:textId="32A1B93D" w:rsidR="00597E0E" w:rsidRDefault="00597E0E">
          <w:pPr>
            <w:pStyle w:val="TOC1"/>
            <w:rPr>
              <w:noProof/>
            </w:rPr>
          </w:pPr>
          <w:hyperlink w:anchor="_Toc106633741" w:history="1">
            <w:r w:rsidRPr="00805969">
              <w:rPr>
                <w:rStyle w:val="Hyperlink"/>
                <w:noProof/>
                <w:lang w:val="sr-Cyrl-RS"/>
              </w:rPr>
              <w:t>1.</w:t>
            </w:r>
            <w:r>
              <w:rPr>
                <w:noProof/>
              </w:rPr>
              <w:tab/>
            </w:r>
            <w:r w:rsidRPr="00805969">
              <w:rPr>
                <w:rStyle w:val="Hyperlink"/>
                <w:noProof/>
                <w:lang w:val="sr-Cyrl-RS"/>
              </w:rPr>
              <w:t>Увод</w:t>
            </w:r>
            <w:r>
              <w:rPr>
                <w:noProof/>
                <w:webHidden/>
              </w:rPr>
              <w:tab/>
            </w:r>
            <w:r>
              <w:rPr>
                <w:noProof/>
                <w:webHidden/>
              </w:rPr>
              <w:fldChar w:fldCharType="begin"/>
            </w:r>
            <w:r>
              <w:rPr>
                <w:noProof/>
                <w:webHidden/>
              </w:rPr>
              <w:instrText xml:space="preserve"> PAGEREF _Toc106633741 \h </w:instrText>
            </w:r>
            <w:r>
              <w:rPr>
                <w:noProof/>
                <w:webHidden/>
              </w:rPr>
            </w:r>
            <w:r>
              <w:rPr>
                <w:noProof/>
                <w:webHidden/>
              </w:rPr>
              <w:fldChar w:fldCharType="separate"/>
            </w:r>
            <w:r>
              <w:rPr>
                <w:noProof/>
                <w:webHidden/>
              </w:rPr>
              <w:t>4</w:t>
            </w:r>
            <w:r>
              <w:rPr>
                <w:noProof/>
                <w:webHidden/>
              </w:rPr>
              <w:fldChar w:fldCharType="end"/>
            </w:r>
          </w:hyperlink>
        </w:p>
        <w:p w14:paraId="156A4C1B" w14:textId="4A46DDD3" w:rsidR="00597E0E" w:rsidRDefault="00597E0E">
          <w:pPr>
            <w:pStyle w:val="TOC2"/>
            <w:tabs>
              <w:tab w:val="left" w:pos="880"/>
              <w:tab w:val="right" w:leader="dot" w:pos="9350"/>
            </w:tabs>
            <w:rPr>
              <w:noProof/>
            </w:rPr>
          </w:pPr>
          <w:hyperlink w:anchor="_Toc106633742" w:history="1">
            <w:r w:rsidRPr="00805969">
              <w:rPr>
                <w:rStyle w:val="Hyperlink"/>
                <w:noProof/>
                <w:lang w:val="sr-Cyrl-RS"/>
              </w:rPr>
              <w:t>1.1.</w:t>
            </w:r>
            <w:r>
              <w:rPr>
                <w:noProof/>
              </w:rPr>
              <w:tab/>
            </w:r>
            <w:r w:rsidRPr="00805969">
              <w:rPr>
                <w:rStyle w:val="Hyperlink"/>
                <w:noProof/>
                <w:lang w:val="sr-Cyrl-RS"/>
              </w:rPr>
              <w:t>Визија</w:t>
            </w:r>
            <w:r>
              <w:rPr>
                <w:noProof/>
                <w:webHidden/>
              </w:rPr>
              <w:tab/>
            </w:r>
            <w:r>
              <w:rPr>
                <w:noProof/>
                <w:webHidden/>
              </w:rPr>
              <w:fldChar w:fldCharType="begin"/>
            </w:r>
            <w:r>
              <w:rPr>
                <w:noProof/>
                <w:webHidden/>
              </w:rPr>
              <w:instrText xml:space="preserve"> PAGEREF _Toc106633742 \h </w:instrText>
            </w:r>
            <w:r>
              <w:rPr>
                <w:noProof/>
                <w:webHidden/>
              </w:rPr>
            </w:r>
            <w:r>
              <w:rPr>
                <w:noProof/>
                <w:webHidden/>
              </w:rPr>
              <w:fldChar w:fldCharType="separate"/>
            </w:r>
            <w:r>
              <w:rPr>
                <w:noProof/>
                <w:webHidden/>
              </w:rPr>
              <w:t>4</w:t>
            </w:r>
            <w:r>
              <w:rPr>
                <w:noProof/>
                <w:webHidden/>
              </w:rPr>
              <w:fldChar w:fldCharType="end"/>
            </w:r>
          </w:hyperlink>
        </w:p>
        <w:p w14:paraId="29F6768F" w14:textId="4480AB0C" w:rsidR="00597E0E" w:rsidRDefault="00597E0E">
          <w:pPr>
            <w:pStyle w:val="TOC2"/>
            <w:tabs>
              <w:tab w:val="left" w:pos="880"/>
              <w:tab w:val="right" w:leader="dot" w:pos="9350"/>
            </w:tabs>
            <w:rPr>
              <w:noProof/>
            </w:rPr>
          </w:pPr>
          <w:hyperlink w:anchor="_Toc106633743" w:history="1">
            <w:r w:rsidRPr="00805969">
              <w:rPr>
                <w:rStyle w:val="Hyperlink"/>
                <w:noProof/>
                <w:lang w:val="sr-Cyrl-RS"/>
              </w:rPr>
              <w:t>1.2.</w:t>
            </w:r>
            <w:r>
              <w:rPr>
                <w:noProof/>
              </w:rPr>
              <w:tab/>
            </w:r>
            <w:r w:rsidRPr="00805969">
              <w:rPr>
                <w:rStyle w:val="Hyperlink"/>
                <w:noProof/>
                <w:lang w:val="sr-Cyrl-RS"/>
              </w:rPr>
              <w:t>Мисија</w:t>
            </w:r>
            <w:r>
              <w:rPr>
                <w:noProof/>
                <w:webHidden/>
              </w:rPr>
              <w:tab/>
            </w:r>
            <w:r>
              <w:rPr>
                <w:noProof/>
                <w:webHidden/>
              </w:rPr>
              <w:fldChar w:fldCharType="begin"/>
            </w:r>
            <w:r>
              <w:rPr>
                <w:noProof/>
                <w:webHidden/>
              </w:rPr>
              <w:instrText xml:space="preserve"> PAGEREF _Toc106633743 \h </w:instrText>
            </w:r>
            <w:r>
              <w:rPr>
                <w:noProof/>
                <w:webHidden/>
              </w:rPr>
            </w:r>
            <w:r>
              <w:rPr>
                <w:noProof/>
                <w:webHidden/>
              </w:rPr>
              <w:fldChar w:fldCharType="separate"/>
            </w:r>
            <w:r>
              <w:rPr>
                <w:noProof/>
                <w:webHidden/>
              </w:rPr>
              <w:t>4</w:t>
            </w:r>
            <w:r>
              <w:rPr>
                <w:noProof/>
                <w:webHidden/>
              </w:rPr>
              <w:fldChar w:fldCharType="end"/>
            </w:r>
          </w:hyperlink>
        </w:p>
        <w:p w14:paraId="6F2F221D" w14:textId="3271B92B" w:rsidR="00597E0E" w:rsidRDefault="00597E0E">
          <w:pPr>
            <w:pStyle w:val="TOC1"/>
            <w:rPr>
              <w:noProof/>
            </w:rPr>
          </w:pPr>
          <w:hyperlink w:anchor="_Toc106633744" w:history="1">
            <w:r w:rsidRPr="00805969">
              <w:rPr>
                <w:rStyle w:val="Hyperlink"/>
                <w:noProof/>
                <w:lang w:val="sr-Cyrl-RS"/>
              </w:rPr>
              <w:t>2.</w:t>
            </w:r>
            <w:r>
              <w:rPr>
                <w:noProof/>
              </w:rPr>
              <w:tab/>
            </w:r>
            <w:r w:rsidRPr="00805969">
              <w:rPr>
                <w:rStyle w:val="Hyperlink"/>
                <w:noProof/>
                <w:lang w:val="sr-Cyrl-RS"/>
              </w:rPr>
              <w:t>Пословни модел</w:t>
            </w:r>
            <w:r>
              <w:rPr>
                <w:noProof/>
                <w:webHidden/>
              </w:rPr>
              <w:tab/>
            </w:r>
            <w:r>
              <w:rPr>
                <w:noProof/>
                <w:webHidden/>
              </w:rPr>
              <w:fldChar w:fldCharType="begin"/>
            </w:r>
            <w:r>
              <w:rPr>
                <w:noProof/>
                <w:webHidden/>
              </w:rPr>
              <w:instrText xml:space="preserve"> PAGEREF _Toc106633744 \h </w:instrText>
            </w:r>
            <w:r>
              <w:rPr>
                <w:noProof/>
                <w:webHidden/>
              </w:rPr>
            </w:r>
            <w:r>
              <w:rPr>
                <w:noProof/>
                <w:webHidden/>
              </w:rPr>
              <w:fldChar w:fldCharType="separate"/>
            </w:r>
            <w:r>
              <w:rPr>
                <w:noProof/>
                <w:webHidden/>
              </w:rPr>
              <w:t>4</w:t>
            </w:r>
            <w:r>
              <w:rPr>
                <w:noProof/>
                <w:webHidden/>
              </w:rPr>
              <w:fldChar w:fldCharType="end"/>
            </w:r>
          </w:hyperlink>
        </w:p>
        <w:p w14:paraId="7E3CAE63" w14:textId="57E85B05" w:rsidR="00597E0E" w:rsidRDefault="00597E0E">
          <w:pPr>
            <w:pStyle w:val="TOC2"/>
            <w:tabs>
              <w:tab w:val="left" w:pos="880"/>
              <w:tab w:val="right" w:leader="dot" w:pos="9350"/>
            </w:tabs>
            <w:rPr>
              <w:noProof/>
            </w:rPr>
          </w:pPr>
          <w:hyperlink w:anchor="_Toc106633745" w:history="1">
            <w:r w:rsidRPr="00805969">
              <w:rPr>
                <w:rStyle w:val="Hyperlink"/>
                <w:noProof/>
                <w:lang w:val="sr-Cyrl-RS"/>
              </w:rPr>
              <w:t>2.1.</w:t>
            </w:r>
            <w:r>
              <w:rPr>
                <w:noProof/>
              </w:rPr>
              <w:tab/>
            </w:r>
            <w:r w:rsidRPr="00805969">
              <w:rPr>
                <w:rStyle w:val="Hyperlink"/>
                <w:noProof/>
                <w:lang w:val="sr-Cyrl-RS"/>
              </w:rPr>
              <w:t>Кориснички сегменти</w:t>
            </w:r>
            <w:r>
              <w:rPr>
                <w:noProof/>
                <w:webHidden/>
              </w:rPr>
              <w:tab/>
            </w:r>
            <w:r>
              <w:rPr>
                <w:noProof/>
                <w:webHidden/>
              </w:rPr>
              <w:fldChar w:fldCharType="begin"/>
            </w:r>
            <w:r>
              <w:rPr>
                <w:noProof/>
                <w:webHidden/>
              </w:rPr>
              <w:instrText xml:space="preserve"> PAGEREF _Toc106633745 \h </w:instrText>
            </w:r>
            <w:r>
              <w:rPr>
                <w:noProof/>
                <w:webHidden/>
              </w:rPr>
            </w:r>
            <w:r>
              <w:rPr>
                <w:noProof/>
                <w:webHidden/>
              </w:rPr>
              <w:fldChar w:fldCharType="separate"/>
            </w:r>
            <w:r>
              <w:rPr>
                <w:noProof/>
                <w:webHidden/>
              </w:rPr>
              <w:t>4</w:t>
            </w:r>
            <w:r>
              <w:rPr>
                <w:noProof/>
                <w:webHidden/>
              </w:rPr>
              <w:fldChar w:fldCharType="end"/>
            </w:r>
          </w:hyperlink>
        </w:p>
        <w:p w14:paraId="78FB15E8" w14:textId="1851541A" w:rsidR="00597E0E" w:rsidRDefault="00597E0E">
          <w:pPr>
            <w:pStyle w:val="TOC2"/>
            <w:tabs>
              <w:tab w:val="left" w:pos="880"/>
              <w:tab w:val="right" w:leader="dot" w:pos="9350"/>
            </w:tabs>
            <w:rPr>
              <w:noProof/>
            </w:rPr>
          </w:pPr>
          <w:hyperlink w:anchor="_Toc106633746" w:history="1">
            <w:r w:rsidRPr="00805969">
              <w:rPr>
                <w:rStyle w:val="Hyperlink"/>
                <w:noProof/>
                <w:lang w:val="sr-Cyrl-RS"/>
              </w:rPr>
              <w:t>2.2.</w:t>
            </w:r>
            <w:r>
              <w:rPr>
                <w:noProof/>
              </w:rPr>
              <w:tab/>
            </w:r>
            <w:r w:rsidRPr="00805969">
              <w:rPr>
                <w:rStyle w:val="Hyperlink"/>
                <w:noProof/>
                <w:lang w:val="sr-Cyrl-RS"/>
              </w:rPr>
              <w:t>Предлози вредности</w:t>
            </w:r>
            <w:r>
              <w:rPr>
                <w:noProof/>
                <w:webHidden/>
              </w:rPr>
              <w:tab/>
            </w:r>
            <w:r>
              <w:rPr>
                <w:noProof/>
                <w:webHidden/>
              </w:rPr>
              <w:fldChar w:fldCharType="begin"/>
            </w:r>
            <w:r>
              <w:rPr>
                <w:noProof/>
                <w:webHidden/>
              </w:rPr>
              <w:instrText xml:space="preserve"> PAGEREF _Toc106633746 \h </w:instrText>
            </w:r>
            <w:r>
              <w:rPr>
                <w:noProof/>
                <w:webHidden/>
              </w:rPr>
            </w:r>
            <w:r>
              <w:rPr>
                <w:noProof/>
                <w:webHidden/>
              </w:rPr>
              <w:fldChar w:fldCharType="separate"/>
            </w:r>
            <w:r>
              <w:rPr>
                <w:noProof/>
                <w:webHidden/>
              </w:rPr>
              <w:t>5</w:t>
            </w:r>
            <w:r>
              <w:rPr>
                <w:noProof/>
                <w:webHidden/>
              </w:rPr>
              <w:fldChar w:fldCharType="end"/>
            </w:r>
          </w:hyperlink>
        </w:p>
        <w:p w14:paraId="53844E8E" w14:textId="19836680" w:rsidR="00597E0E" w:rsidRDefault="00597E0E">
          <w:pPr>
            <w:pStyle w:val="TOC2"/>
            <w:tabs>
              <w:tab w:val="left" w:pos="880"/>
              <w:tab w:val="right" w:leader="dot" w:pos="9350"/>
            </w:tabs>
            <w:rPr>
              <w:noProof/>
            </w:rPr>
          </w:pPr>
          <w:hyperlink w:anchor="_Toc106633747" w:history="1">
            <w:r w:rsidRPr="00805969">
              <w:rPr>
                <w:rStyle w:val="Hyperlink"/>
                <w:noProof/>
                <w:lang w:val="sr-Cyrl-RS"/>
              </w:rPr>
              <w:t>2.3.</w:t>
            </w:r>
            <w:r>
              <w:rPr>
                <w:noProof/>
              </w:rPr>
              <w:tab/>
            </w:r>
            <w:r w:rsidRPr="00805969">
              <w:rPr>
                <w:rStyle w:val="Hyperlink"/>
                <w:noProof/>
                <w:lang w:val="sr-Cyrl-RS"/>
              </w:rPr>
              <w:t>Канали дистрибуције</w:t>
            </w:r>
            <w:r>
              <w:rPr>
                <w:noProof/>
                <w:webHidden/>
              </w:rPr>
              <w:tab/>
            </w:r>
            <w:r>
              <w:rPr>
                <w:noProof/>
                <w:webHidden/>
              </w:rPr>
              <w:fldChar w:fldCharType="begin"/>
            </w:r>
            <w:r>
              <w:rPr>
                <w:noProof/>
                <w:webHidden/>
              </w:rPr>
              <w:instrText xml:space="preserve"> PAGEREF _Toc106633747 \h </w:instrText>
            </w:r>
            <w:r>
              <w:rPr>
                <w:noProof/>
                <w:webHidden/>
              </w:rPr>
            </w:r>
            <w:r>
              <w:rPr>
                <w:noProof/>
                <w:webHidden/>
              </w:rPr>
              <w:fldChar w:fldCharType="separate"/>
            </w:r>
            <w:r>
              <w:rPr>
                <w:noProof/>
                <w:webHidden/>
              </w:rPr>
              <w:t>5</w:t>
            </w:r>
            <w:r>
              <w:rPr>
                <w:noProof/>
                <w:webHidden/>
              </w:rPr>
              <w:fldChar w:fldCharType="end"/>
            </w:r>
          </w:hyperlink>
        </w:p>
        <w:p w14:paraId="15C67F5F" w14:textId="5D3AA36D" w:rsidR="00597E0E" w:rsidRDefault="00597E0E">
          <w:pPr>
            <w:pStyle w:val="TOC2"/>
            <w:tabs>
              <w:tab w:val="left" w:pos="880"/>
              <w:tab w:val="right" w:leader="dot" w:pos="9350"/>
            </w:tabs>
            <w:rPr>
              <w:noProof/>
            </w:rPr>
          </w:pPr>
          <w:hyperlink w:anchor="_Toc106633748" w:history="1">
            <w:r w:rsidRPr="00805969">
              <w:rPr>
                <w:rStyle w:val="Hyperlink"/>
                <w:noProof/>
                <w:lang w:val="sr-Cyrl-RS"/>
              </w:rPr>
              <w:t>2.4.</w:t>
            </w:r>
            <w:r>
              <w:rPr>
                <w:noProof/>
              </w:rPr>
              <w:tab/>
            </w:r>
            <w:r w:rsidRPr="00805969">
              <w:rPr>
                <w:rStyle w:val="Hyperlink"/>
                <w:noProof/>
                <w:lang w:val="sr-Cyrl-RS"/>
              </w:rPr>
              <w:t>Односи са корисницима</w:t>
            </w:r>
            <w:r>
              <w:rPr>
                <w:noProof/>
                <w:webHidden/>
              </w:rPr>
              <w:tab/>
            </w:r>
            <w:r>
              <w:rPr>
                <w:noProof/>
                <w:webHidden/>
              </w:rPr>
              <w:fldChar w:fldCharType="begin"/>
            </w:r>
            <w:r>
              <w:rPr>
                <w:noProof/>
                <w:webHidden/>
              </w:rPr>
              <w:instrText xml:space="preserve"> PAGEREF _Toc106633748 \h </w:instrText>
            </w:r>
            <w:r>
              <w:rPr>
                <w:noProof/>
                <w:webHidden/>
              </w:rPr>
            </w:r>
            <w:r>
              <w:rPr>
                <w:noProof/>
                <w:webHidden/>
              </w:rPr>
              <w:fldChar w:fldCharType="separate"/>
            </w:r>
            <w:r>
              <w:rPr>
                <w:noProof/>
                <w:webHidden/>
              </w:rPr>
              <w:t>6</w:t>
            </w:r>
            <w:r>
              <w:rPr>
                <w:noProof/>
                <w:webHidden/>
              </w:rPr>
              <w:fldChar w:fldCharType="end"/>
            </w:r>
          </w:hyperlink>
        </w:p>
        <w:p w14:paraId="7B11148F" w14:textId="17143D35" w:rsidR="00597E0E" w:rsidRDefault="00597E0E">
          <w:pPr>
            <w:pStyle w:val="TOC2"/>
            <w:tabs>
              <w:tab w:val="left" w:pos="880"/>
              <w:tab w:val="right" w:leader="dot" w:pos="9350"/>
            </w:tabs>
            <w:rPr>
              <w:noProof/>
            </w:rPr>
          </w:pPr>
          <w:hyperlink w:anchor="_Toc106633749" w:history="1">
            <w:r w:rsidRPr="00805969">
              <w:rPr>
                <w:rStyle w:val="Hyperlink"/>
                <w:noProof/>
                <w:lang w:val="sr-Cyrl-RS"/>
              </w:rPr>
              <w:t>2.5.</w:t>
            </w:r>
            <w:r>
              <w:rPr>
                <w:noProof/>
              </w:rPr>
              <w:tab/>
            </w:r>
            <w:r w:rsidRPr="00805969">
              <w:rPr>
                <w:rStyle w:val="Hyperlink"/>
                <w:noProof/>
                <w:lang w:val="sr-Cyrl-RS"/>
              </w:rPr>
              <w:t>Токови прихода</w:t>
            </w:r>
            <w:r>
              <w:rPr>
                <w:noProof/>
                <w:webHidden/>
              </w:rPr>
              <w:tab/>
            </w:r>
            <w:r>
              <w:rPr>
                <w:noProof/>
                <w:webHidden/>
              </w:rPr>
              <w:fldChar w:fldCharType="begin"/>
            </w:r>
            <w:r>
              <w:rPr>
                <w:noProof/>
                <w:webHidden/>
              </w:rPr>
              <w:instrText xml:space="preserve"> PAGEREF _Toc106633749 \h </w:instrText>
            </w:r>
            <w:r>
              <w:rPr>
                <w:noProof/>
                <w:webHidden/>
              </w:rPr>
            </w:r>
            <w:r>
              <w:rPr>
                <w:noProof/>
                <w:webHidden/>
              </w:rPr>
              <w:fldChar w:fldCharType="separate"/>
            </w:r>
            <w:r>
              <w:rPr>
                <w:noProof/>
                <w:webHidden/>
              </w:rPr>
              <w:t>6</w:t>
            </w:r>
            <w:r>
              <w:rPr>
                <w:noProof/>
                <w:webHidden/>
              </w:rPr>
              <w:fldChar w:fldCharType="end"/>
            </w:r>
          </w:hyperlink>
        </w:p>
        <w:p w14:paraId="594EA2DD" w14:textId="3581A6FF" w:rsidR="00597E0E" w:rsidRDefault="00597E0E">
          <w:pPr>
            <w:pStyle w:val="TOC2"/>
            <w:tabs>
              <w:tab w:val="left" w:pos="880"/>
              <w:tab w:val="right" w:leader="dot" w:pos="9350"/>
            </w:tabs>
            <w:rPr>
              <w:noProof/>
            </w:rPr>
          </w:pPr>
          <w:hyperlink w:anchor="_Toc106633750" w:history="1">
            <w:r w:rsidRPr="00805969">
              <w:rPr>
                <w:rStyle w:val="Hyperlink"/>
                <w:noProof/>
                <w:lang w:val="sr-Cyrl-RS"/>
              </w:rPr>
              <w:t>2.6.</w:t>
            </w:r>
            <w:r>
              <w:rPr>
                <w:noProof/>
              </w:rPr>
              <w:tab/>
            </w:r>
            <w:r w:rsidRPr="00805969">
              <w:rPr>
                <w:rStyle w:val="Hyperlink"/>
                <w:noProof/>
                <w:lang w:val="sr-Cyrl-RS"/>
              </w:rPr>
              <w:t>Кључни ресурси</w:t>
            </w:r>
            <w:r>
              <w:rPr>
                <w:noProof/>
                <w:webHidden/>
              </w:rPr>
              <w:tab/>
            </w:r>
            <w:r>
              <w:rPr>
                <w:noProof/>
                <w:webHidden/>
              </w:rPr>
              <w:fldChar w:fldCharType="begin"/>
            </w:r>
            <w:r>
              <w:rPr>
                <w:noProof/>
                <w:webHidden/>
              </w:rPr>
              <w:instrText xml:space="preserve"> PAGEREF _Toc106633750 \h </w:instrText>
            </w:r>
            <w:r>
              <w:rPr>
                <w:noProof/>
                <w:webHidden/>
              </w:rPr>
            </w:r>
            <w:r>
              <w:rPr>
                <w:noProof/>
                <w:webHidden/>
              </w:rPr>
              <w:fldChar w:fldCharType="separate"/>
            </w:r>
            <w:r>
              <w:rPr>
                <w:noProof/>
                <w:webHidden/>
              </w:rPr>
              <w:t>6</w:t>
            </w:r>
            <w:r>
              <w:rPr>
                <w:noProof/>
                <w:webHidden/>
              </w:rPr>
              <w:fldChar w:fldCharType="end"/>
            </w:r>
          </w:hyperlink>
        </w:p>
        <w:p w14:paraId="38CAEE4C" w14:textId="23507959" w:rsidR="00597E0E" w:rsidRDefault="00597E0E">
          <w:pPr>
            <w:pStyle w:val="TOC2"/>
            <w:tabs>
              <w:tab w:val="left" w:pos="880"/>
              <w:tab w:val="right" w:leader="dot" w:pos="9350"/>
            </w:tabs>
            <w:rPr>
              <w:noProof/>
            </w:rPr>
          </w:pPr>
          <w:hyperlink w:anchor="_Toc106633751" w:history="1">
            <w:r w:rsidRPr="00805969">
              <w:rPr>
                <w:rStyle w:val="Hyperlink"/>
                <w:noProof/>
                <w:lang w:val="sr-Cyrl-RS"/>
              </w:rPr>
              <w:t>2.7.</w:t>
            </w:r>
            <w:r>
              <w:rPr>
                <w:noProof/>
              </w:rPr>
              <w:tab/>
            </w:r>
            <w:r w:rsidRPr="00805969">
              <w:rPr>
                <w:rStyle w:val="Hyperlink"/>
                <w:noProof/>
                <w:lang w:val="sr-Cyrl-RS"/>
              </w:rPr>
              <w:t>Кључне активности</w:t>
            </w:r>
            <w:r>
              <w:rPr>
                <w:noProof/>
                <w:webHidden/>
              </w:rPr>
              <w:tab/>
            </w:r>
            <w:r>
              <w:rPr>
                <w:noProof/>
                <w:webHidden/>
              </w:rPr>
              <w:fldChar w:fldCharType="begin"/>
            </w:r>
            <w:r>
              <w:rPr>
                <w:noProof/>
                <w:webHidden/>
              </w:rPr>
              <w:instrText xml:space="preserve"> PAGEREF _Toc106633751 \h </w:instrText>
            </w:r>
            <w:r>
              <w:rPr>
                <w:noProof/>
                <w:webHidden/>
              </w:rPr>
            </w:r>
            <w:r>
              <w:rPr>
                <w:noProof/>
                <w:webHidden/>
              </w:rPr>
              <w:fldChar w:fldCharType="separate"/>
            </w:r>
            <w:r>
              <w:rPr>
                <w:noProof/>
                <w:webHidden/>
              </w:rPr>
              <w:t>6</w:t>
            </w:r>
            <w:r>
              <w:rPr>
                <w:noProof/>
                <w:webHidden/>
              </w:rPr>
              <w:fldChar w:fldCharType="end"/>
            </w:r>
          </w:hyperlink>
        </w:p>
        <w:p w14:paraId="5C24B6AB" w14:textId="44E6258B" w:rsidR="00597E0E" w:rsidRDefault="00597E0E">
          <w:pPr>
            <w:pStyle w:val="TOC2"/>
            <w:tabs>
              <w:tab w:val="left" w:pos="880"/>
              <w:tab w:val="right" w:leader="dot" w:pos="9350"/>
            </w:tabs>
            <w:rPr>
              <w:noProof/>
            </w:rPr>
          </w:pPr>
          <w:hyperlink w:anchor="_Toc106633752" w:history="1">
            <w:r w:rsidRPr="00805969">
              <w:rPr>
                <w:rStyle w:val="Hyperlink"/>
                <w:noProof/>
                <w:lang w:val="sr-Cyrl-RS"/>
              </w:rPr>
              <w:t>2.8.</w:t>
            </w:r>
            <w:r>
              <w:rPr>
                <w:noProof/>
              </w:rPr>
              <w:tab/>
            </w:r>
            <w:r w:rsidRPr="00805969">
              <w:rPr>
                <w:rStyle w:val="Hyperlink"/>
                <w:noProof/>
                <w:lang w:val="sr-Cyrl-RS"/>
              </w:rPr>
              <w:t>Кључна партнерства</w:t>
            </w:r>
            <w:r>
              <w:rPr>
                <w:noProof/>
                <w:webHidden/>
              </w:rPr>
              <w:tab/>
            </w:r>
            <w:r>
              <w:rPr>
                <w:noProof/>
                <w:webHidden/>
              </w:rPr>
              <w:fldChar w:fldCharType="begin"/>
            </w:r>
            <w:r>
              <w:rPr>
                <w:noProof/>
                <w:webHidden/>
              </w:rPr>
              <w:instrText xml:space="preserve"> PAGEREF _Toc106633752 \h </w:instrText>
            </w:r>
            <w:r>
              <w:rPr>
                <w:noProof/>
                <w:webHidden/>
              </w:rPr>
            </w:r>
            <w:r>
              <w:rPr>
                <w:noProof/>
                <w:webHidden/>
              </w:rPr>
              <w:fldChar w:fldCharType="separate"/>
            </w:r>
            <w:r>
              <w:rPr>
                <w:noProof/>
                <w:webHidden/>
              </w:rPr>
              <w:t>7</w:t>
            </w:r>
            <w:r>
              <w:rPr>
                <w:noProof/>
                <w:webHidden/>
              </w:rPr>
              <w:fldChar w:fldCharType="end"/>
            </w:r>
          </w:hyperlink>
        </w:p>
        <w:p w14:paraId="0780AEE4" w14:textId="59830307" w:rsidR="00597E0E" w:rsidRDefault="00597E0E">
          <w:pPr>
            <w:pStyle w:val="TOC2"/>
            <w:tabs>
              <w:tab w:val="left" w:pos="880"/>
              <w:tab w:val="right" w:leader="dot" w:pos="9350"/>
            </w:tabs>
            <w:rPr>
              <w:noProof/>
            </w:rPr>
          </w:pPr>
          <w:hyperlink w:anchor="_Toc106633753" w:history="1">
            <w:r w:rsidRPr="00805969">
              <w:rPr>
                <w:rStyle w:val="Hyperlink"/>
                <w:noProof/>
                <w:lang w:val="sr-Cyrl-RS"/>
              </w:rPr>
              <w:t>2.9.</w:t>
            </w:r>
            <w:r>
              <w:rPr>
                <w:noProof/>
              </w:rPr>
              <w:tab/>
            </w:r>
            <w:r w:rsidRPr="00805969">
              <w:rPr>
                <w:rStyle w:val="Hyperlink"/>
                <w:noProof/>
                <w:lang w:val="sr-Cyrl-RS"/>
              </w:rPr>
              <w:t>Структура трошкова</w:t>
            </w:r>
            <w:r>
              <w:rPr>
                <w:noProof/>
                <w:webHidden/>
              </w:rPr>
              <w:tab/>
            </w:r>
            <w:r>
              <w:rPr>
                <w:noProof/>
                <w:webHidden/>
              </w:rPr>
              <w:fldChar w:fldCharType="begin"/>
            </w:r>
            <w:r>
              <w:rPr>
                <w:noProof/>
                <w:webHidden/>
              </w:rPr>
              <w:instrText xml:space="preserve"> PAGEREF _Toc106633753 \h </w:instrText>
            </w:r>
            <w:r>
              <w:rPr>
                <w:noProof/>
                <w:webHidden/>
              </w:rPr>
            </w:r>
            <w:r>
              <w:rPr>
                <w:noProof/>
                <w:webHidden/>
              </w:rPr>
              <w:fldChar w:fldCharType="separate"/>
            </w:r>
            <w:r>
              <w:rPr>
                <w:noProof/>
                <w:webHidden/>
              </w:rPr>
              <w:t>7</w:t>
            </w:r>
            <w:r>
              <w:rPr>
                <w:noProof/>
                <w:webHidden/>
              </w:rPr>
              <w:fldChar w:fldCharType="end"/>
            </w:r>
          </w:hyperlink>
        </w:p>
        <w:p w14:paraId="6EC22276" w14:textId="1FFFCF4B" w:rsidR="00597E0E" w:rsidRDefault="00597E0E">
          <w:pPr>
            <w:pStyle w:val="TOC1"/>
            <w:rPr>
              <w:noProof/>
            </w:rPr>
          </w:pPr>
          <w:hyperlink w:anchor="_Toc106633754" w:history="1">
            <w:r w:rsidRPr="00805969">
              <w:rPr>
                <w:rStyle w:val="Hyperlink"/>
                <w:noProof/>
                <w:lang w:val="sr-Cyrl-RS"/>
              </w:rPr>
              <w:t>3.</w:t>
            </w:r>
            <w:r>
              <w:rPr>
                <w:noProof/>
              </w:rPr>
              <w:tab/>
            </w:r>
            <w:r w:rsidRPr="00805969">
              <w:rPr>
                <w:rStyle w:val="Hyperlink"/>
                <w:noProof/>
                <w:lang w:val="sr-Cyrl-RS"/>
              </w:rPr>
              <w:t>Кључне метрике</w:t>
            </w:r>
            <w:r>
              <w:rPr>
                <w:noProof/>
                <w:webHidden/>
              </w:rPr>
              <w:tab/>
            </w:r>
            <w:r>
              <w:rPr>
                <w:noProof/>
                <w:webHidden/>
              </w:rPr>
              <w:fldChar w:fldCharType="begin"/>
            </w:r>
            <w:r>
              <w:rPr>
                <w:noProof/>
                <w:webHidden/>
              </w:rPr>
              <w:instrText xml:space="preserve"> PAGEREF _Toc106633754 \h </w:instrText>
            </w:r>
            <w:r>
              <w:rPr>
                <w:noProof/>
                <w:webHidden/>
              </w:rPr>
            </w:r>
            <w:r>
              <w:rPr>
                <w:noProof/>
                <w:webHidden/>
              </w:rPr>
              <w:fldChar w:fldCharType="separate"/>
            </w:r>
            <w:r>
              <w:rPr>
                <w:noProof/>
                <w:webHidden/>
              </w:rPr>
              <w:t>7</w:t>
            </w:r>
            <w:r>
              <w:rPr>
                <w:noProof/>
                <w:webHidden/>
              </w:rPr>
              <w:fldChar w:fldCharType="end"/>
            </w:r>
          </w:hyperlink>
        </w:p>
        <w:p w14:paraId="28B10D91" w14:textId="2D93F181" w:rsidR="00597E0E" w:rsidRDefault="00597E0E">
          <w:pPr>
            <w:pStyle w:val="TOC1"/>
            <w:rPr>
              <w:noProof/>
            </w:rPr>
          </w:pPr>
          <w:hyperlink w:anchor="_Toc106633755" w:history="1">
            <w:r w:rsidRPr="00805969">
              <w:rPr>
                <w:rStyle w:val="Hyperlink"/>
                <w:noProof/>
                <w:lang w:val="sr-Cyrl-RS"/>
              </w:rPr>
              <w:t>4.</w:t>
            </w:r>
            <w:r>
              <w:rPr>
                <w:noProof/>
              </w:rPr>
              <w:tab/>
            </w:r>
            <w:r w:rsidRPr="00805969">
              <w:rPr>
                <w:rStyle w:val="Hyperlink"/>
                <w:noProof/>
                <w:lang w:val="sr-Cyrl-RS"/>
              </w:rPr>
              <w:t>Пословно окружење</w:t>
            </w:r>
            <w:r>
              <w:rPr>
                <w:noProof/>
                <w:webHidden/>
              </w:rPr>
              <w:tab/>
            </w:r>
            <w:r>
              <w:rPr>
                <w:noProof/>
                <w:webHidden/>
              </w:rPr>
              <w:fldChar w:fldCharType="begin"/>
            </w:r>
            <w:r>
              <w:rPr>
                <w:noProof/>
                <w:webHidden/>
              </w:rPr>
              <w:instrText xml:space="preserve"> PAGEREF _Toc106633755 \h </w:instrText>
            </w:r>
            <w:r>
              <w:rPr>
                <w:noProof/>
                <w:webHidden/>
              </w:rPr>
            </w:r>
            <w:r>
              <w:rPr>
                <w:noProof/>
                <w:webHidden/>
              </w:rPr>
              <w:fldChar w:fldCharType="separate"/>
            </w:r>
            <w:r>
              <w:rPr>
                <w:noProof/>
                <w:webHidden/>
              </w:rPr>
              <w:t>7</w:t>
            </w:r>
            <w:r>
              <w:rPr>
                <w:noProof/>
                <w:webHidden/>
              </w:rPr>
              <w:fldChar w:fldCharType="end"/>
            </w:r>
          </w:hyperlink>
        </w:p>
        <w:p w14:paraId="2B624187" w14:textId="00B3F2F0" w:rsidR="00597E0E" w:rsidRDefault="00597E0E">
          <w:pPr>
            <w:pStyle w:val="TOC2"/>
            <w:tabs>
              <w:tab w:val="left" w:pos="880"/>
              <w:tab w:val="right" w:leader="dot" w:pos="9350"/>
            </w:tabs>
            <w:rPr>
              <w:noProof/>
            </w:rPr>
          </w:pPr>
          <w:hyperlink w:anchor="_Toc106633756" w:history="1">
            <w:r w:rsidRPr="00805969">
              <w:rPr>
                <w:rStyle w:val="Hyperlink"/>
                <w:noProof/>
                <w:lang w:val="sr-Cyrl-RS"/>
              </w:rPr>
              <w:t>4.1.</w:t>
            </w:r>
            <w:r>
              <w:rPr>
                <w:noProof/>
              </w:rPr>
              <w:tab/>
            </w:r>
            <w:r w:rsidRPr="00805969">
              <w:rPr>
                <w:rStyle w:val="Hyperlink"/>
                <w:noProof/>
                <w:lang w:val="sr-Cyrl-RS"/>
              </w:rPr>
              <w:t>Тржишни утицаји</w:t>
            </w:r>
            <w:r>
              <w:rPr>
                <w:noProof/>
                <w:webHidden/>
              </w:rPr>
              <w:tab/>
            </w:r>
            <w:r>
              <w:rPr>
                <w:noProof/>
                <w:webHidden/>
              </w:rPr>
              <w:fldChar w:fldCharType="begin"/>
            </w:r>
            <w:r>
              <w:rPr>
                <w:noProof/>
                <w:webHidden/>
              </w:rPr>
              <w:instrText xml:space="preserve"> PAGEREF _Toc106633756 \h </w:instrText>
            </w:r>
            <w:r>
              <w:rPr>
                <w:noProof/>
                <w:webHidden/>
              </w:rPr>
            </w:r>
            <w:r>
              <w:rPr>
                <w:noProof/>
                <w:webHidden/>
              </w:rPr>
              <w:fldChar w:fldCharType="separate"/>
            </w:r>
            <w:r>
              <w:rPr>
                <w:noProof/>
                <w:webHidden/>
              </w:rPr>
              <w:t>7</w:t>
            </w:r>
            <w:r>
              <w:rPr>
                <w:noProof/>
                <w:webHidden/>
              </w:rPr>
              <w:fldChar w:fldCharType="end"/>
            </w:r>
          </w:hyperlink>
        </w:p>
        <w:p w14:paraId="7378A750" w14:textId="5FA24932" w:rsidR="00597E0E" w:rsidRDefault="00597E0E">
          <w:pPr>
            <w:pStyle w:val="TOC2"/>
            <w:tabs>
              <w:tab w:val="left" w:pos="880"/>
              <w:tab w:val="right" w:leader="dot" w:pos="9350"/>
            </w:tabs>
            <w:rPr>
              <w:noProof/>
            </w:rPr>
          </w:pPr>
          <w:hyperlink w:anchor="_Toc106633757" w:history="1">
            <w:r w:rsidRPr="00805969">
              <w:rPr>
                <w:rStyle w:val="Hyperlink"/>
                <w:noProof/>
                <w:lang w:val="sr-Cyrl-RS"/>
              </w:rPr>
              <w:t>4.2.</w:t>
            </w:r>
            <w:r>
              <w:rPr>
                <w:noProof/>
              </w:rPr>
              <w:tab/>
            </w:r>
            <w:r w:rsidRPr="00805969">
              <w:rPr>
                <w:rStyle w:val="Hyperlink"/>
                <w:noProof/>
                <w:lang w:val="sr-Cyrl-RS"/>
              </w:rPr>
              <w:t>Индустријски утицаји</w:t>
            </w:r>
            <w:r>
              <w:rPr>
                <w:noProof/>
                <w:webHidden/>
              </w:rPr>
              <w:tab/>
            </w:r>
            <w:r>
              <w:rPr>
                <w:noProof/>
                <w:webHidden/>
              </w:rPr>
              <w:fldChar w:fldCharType="begin"/>
            </w:r>
            <w:r>
              <w:rPr>
                <w:noProof/>
                <w:webHidden/>
              </w:rPr>
              <w:instrText xml:space="preserve"> PAGEREF _Toc106633757 \h </w:instrText>
            </w:r>
            <w:r>
              <w:rPr>
                <w:noProof/>
                <w:webHidden/>
              </w:rPr>
            </w:r>
            <w:r>
              <w:rPr>
                <w:noProof/>
                <w:webHidden/>
              </w:rPr>
              <w:fldChar w:fldCharType="separate"/>
            </w:r>
            <w:r>
              <w:rPr>
                <w:noProof/>
                <w:webHidden/>
              </w:rPr>
              <w:t>8</w:t>
            </w:r>
            <w:r>
              <w:rPr>
                <w:noProof/>
                <w:webHidden/>
              </w:rPr>
              <w:fldChar w:fldCharType="end"/>
            </w:r>
          </w:hyperlink>
        </w:p>
        <w:p w14:paraId="76B7AF01" w14:textId="25FF6193" w:rsidR="00597E0E" w:rsidRDefault="00597E0E">
          <w:pPr>
            <w:pStyle w:val="TOC2"/>
            <w:tabs>
              <w:tab w:val="left" w:pos="880"/>
              <w:tab w:val="right" w:leader="dot" w:pos="9350"/>
            </w:tabs>
            <w:rPr>
              <w:noProof/>
            </w:rPr>
          </w:pPr>
          <w:hyperlink w:anchor="_Toc106633758" w:history="1">
            <w:r w:rsidRPr="00805969">
              <w:rPr>
                <w:rStyle w:val="Hyperlink"/>
                <w:noProof/>
                <w:lang w:val="sr-Cyrl-RS"/>
              </w:rPr>
              <w:t>4.3.</w:t>
            </w:r>
            <w:r>
              <w:rPr>
                <w:noProof/>
              </w:rPr>
              <w:tab/>
            </w:r>
            <w:r w:rsidRPr="00805969">
              <w:rPr>
                <w:rStyle w:val="Hyperlink"/>
                <w:noProof/>
                <w:lang w:val="sr-Cyrl-RS"/>
              </w:rPr>
              <w:t>Кључни трендови</w:t>
            </w:r>
            <w:r>
              <w:rPr>
                <w:noProof/>
                <w:webHidden/>
              </w:rPr>
              <w:tab/>
            </w:r>
            <w:r>
              <w:rPr>
                <w:noProof/>
                <w:webHidden/>
              </w:rPr>
              <w:fldChar w:fldCharType="begin"/>
            </w:r>
            <w:r>
              <w:rPr>
                <w:noProof/>
                <w:webHidden/>
              </w:rPr>
              <w:instrText xml:space="preserve"> PAGEREF _Toc106633758 \h </w:instrText>
            </w:r>
            <w:r>
              <w:rPr>
                <w:noProof/>
                <w:webHidden/>
              </w:rPr>
            </w:r>
            <w:r>
              <w:rPr>
                <w:noProof/>
                <w:webHidden/>
              </w:rPr>
              <w:fldChar w:fldCharType="separate"/>
            </w:r>
            <w:r>
              <w:rPr>
                <w:noProof/>
                <w:webHidden/>
              </w:rPr>
              <w:t>9</w:t>
            </w:r>
            <w:r>
              <w:rPr>
                <w:noProof/>
                <w:webHidden/>
              </w:rPr>
              <w:fldChar w:fldCharType="end"/>
            </w:r>
          </w:hyperlink>
        </w:p>
        <w:p w14:paraId="7FC1BECF" w14:textId="20B3EB9A" w:rsidR="00597E0E" w:rsidRDefault="00597E0E">
          <w:pPr>
            <w:pStyle w:val="TOC2"/>
            <w:tabs>
              <w:tab w:val="left" w:pos="880"/>
              <w:tab w:val="right" w:leader="dot" w:pos="9350"/>
            </w:tabs>
            <w:rPr>
              <w:noProof/>
            </w:rPr>
          </w:pPr>
          <w:hyperlink w:anchor="_Toc106633759" w:history="1">
            <w:r w:rsidRPr="00805969">
              <w:rPr>
                <w:rStyle w:val="Hyperlink"/>
                <w:noProof/>
                <w:lang w:val="sr-Cyrl-RS"/>
              </w:rPr>
              <w:t>4.4.</w:t>
            </w:r>
            <w:r>
              <w:rPr>
                <w:noProof/>
              </w:rPr>
              <w:tab/>
            </w:r>
            <w:r w:rsidRPr="00805969">
              <w:rPr>
                <w:rStyle w:val="Hyperlink"/>
                <w:noProof/>
                <w:lang w:val="sr-Cyrl-RS"/>
              </w:rPr>
              <w:t>Макроекономски утицаји</w:t>
            </w:r>
            <w:r>
              <w:rPr>
                <w:noProof/>
                <w:webHidden/>
              </w:rPr>
              <w:tab/>
            </w:r>
            <w:r>
              <w:rPr>
                <w:noProof/>
                <w:webHidden/>
              </w:rPr>
              <w:fldChar w:fldCharType="begin"/>
            </w:r>
            <w:r>
              <w:rPr>
                <w:noProof/>
                <w:webHidden/>
              </w:rPr>
              <w:instrText xml:space="preserve"> PAGEREF _Toc106633759 \h </w:instrText>
            </w:r>
            <w:r>
              <w:rPr>
                <w:noProof/>
                <w:webHidden/>
              </w:rPr>
            </w:r>
            <w:r>
              <w:rPr>
                <w:noProof/>
                <w:webHidden/>
              </w:rPr>
              <w:fldChar w:fldCharType="separate"/>
            </w:r>
            <w:r>
              <w:rPr>
                <w:noProof/>
                <w:webHidden/>
              </w:rPr>
              <w:t>9</w:t>
            </w:r>
            <w:r>
              <w:rPr>
                <w:noProof/>
                <w:webHidden/>
              </w:rPr>
              <w:fldChar w:fldCharType="end"/>
            </w:r>
          </w:hyperlink>
        </w:p>
        <w:p w14:paraId="46C1F85F" w14:textId="088BD854" w:rsidR="00597E0E" w:rsidRDefault="00597E0E">
          <w:pPr>
            <w:pStyle w:val="TOC1"/>
            <w:rPr>
              <w:noProof/>
            </w:rPr>
          </w:pPr>
          <w:hyperlink w:anchor="_Toc106633760" w:history="1">
            <w:r w:rsidRPr="00805969">
              <w:rPr>
                <w:rStyle w:val="Hyperlink"/>
                <w:noProof/>
                <w:lang w:val="sr-Cyrl-RS"/>
              </w:rPr>
              <w:t>5.</w:t>
            </w:r>
            <w:r>
              <w:rPr>
                <w:noProof/>
              </w:rPr>
              <w:tab/>
            </w:r>
            <w:r w:rsidRPr="00805969">
              <w:rPr>
                <w:rStyle w:val="Hyperlink"/>
                <w:noProof/>
                <w:lang w:val="sr-Cyrl-RS"/>
              </w:rPr>
              <w:t>SWOT Анализа</w:t>
            </w:r>
            <w:r>
              <w:rPr>
                <w:noProof/>
                <w:webHidden/>
              </w:rPr>
              <w:tab/>
            </w:r>
            <w:r>
              <w:rPr>
                <w:noProof/>
                <w:webHidden/>
              </w:rPr>
              <w:fldChar w:fldCharType="begin"/>
            </w:r>
            <w:r>
              <w:rPr>
                <w:noProof/>
                <w:webHidden/>
              </w:rPr>
              <w:instrText xml:space="preserve"> PAGEREF _Toc106633760 \h </w:instrText>
            </w:r>
            <w:r>
              <w:rPr>
                <w:noProof/>
                <w:webHidden/>
              </w:rPr>
            </w:r>
            <w:r>
              <w:rPr>
                <w:noProof/>
                <w:webHidden/>
              </w:rPr>
              <w:fldChar w:fldCharType="separate"/>
            </w:r>
            <w:r>
              <w:rPr>
                <w:noProof/>
                <w:webHidden/>
              </w:rPr>
              <w:t>10</w:t>
            </w:r>
            <w:r>
              <w:rPr>
                <w:noProof/>
                <w:webHidden/>
              </w:rPr>
              <w:fldChar w:fldCharType="end"/>
            </w:r>
          </w:hyperlink>
        </w:p>
        <w:p w14:paraId="1A622104" w14:textId="60693FED" w:rsidR="00597E0E" w:rsidRDefault="00597E0E">
          <w:pPr>
            <w:pStyle w:val="TOC2"/>
            <w:tabs>
              <w:tab w:val="left" w:pos="880"/>
              <w:tab w:val="right" w:leader="dot" w:pos="9350"/>
            </w:tabs>
            <w:rPr>
              <w:noProof/>
            </w:rPr>
          </w:pPr>
          <w:hyperlink w:anchor="_Toc106633761" w:history="1">
            <w:r w:rsidRPr="00805969">
              <w:rPr>
                <w:rStyle w:val="Hyperlink"/>
                <w:noProof/>
                <w:lang w:val="sr-Cyrl-RS"/>
              </w:rPr>
              <w:t>5.1.</w:t>
            </w:r>
            <w:r>
              <w:rPr>
                <w:noProof/>
              </w:rPr>
              <w:tab/>
            </w:r>
            <w:r w:rsidRPr="00805969">
              <w:rPr>
                <w:rStyle w:val="Hyperlink"/>
                <w:noProof/>
                <w:lang w:val="sr-Cyrl-RS"/>
              </w:rPr>
              <w:t>Снаге</w:t>
            </w:r>
            <w:r>
              <w:rPr>
                <w:noProof/>
                <w:webHidden/>
              </w:rPr>
              <w:tab/>
            </w:r>
            <w:r>
              <w:rPr>
                <w:noProof/>
                <w:webHidden/>
              </w:rPr>
              <w:fldChar w:fldCharType="begin"/>
            </w:r>
            <w:r>
              <w:rPr>
                <w:noProof/>
                <w:webHidden/>
              </w:rPr>
              <w:instrText xml:space="preserve"> PAGEREF _Toc106633761 \h </w:instrText>
            </w:r>
            <w:r>
              <w:rPr>
                <w:noProof/>
                <w:webHidden/>
              </w:rPr>
            </w:r>
            <w:r>
              <w:rPr>
                <w:noProof/>
                <w:webHidden/>
              </w:rPr>
              <w:fldChar w:fldCharType="separate"/>
            </w:r>
            <w:r>
              <w:rPr>
                <w:noProof/>
                <w:webHidden/>
              </w:rPr>
              <w:t>10</w:t>
            </w:r>
            <w:r>
              <w:rPr>
                <w:noProof/>
                <w:webHidden/>
              </w:rPr>
              <w:fldChar w:fldCharType="end"/>
            </w:r>
          </w:hyperlink>
        </w:p>
        <w:p w14:paraId="41995B63" w14:textId="4BF3B7BE" w:rsidR="00597E0E" w:rsidRDefault="00597E0E">
          <w:pPr>
            <w:pStyle w:val="TOC2"/>
            <w:tabs>
              <w:tab w:val="left" w:pos="880"/>
              <w:tab w:val="right" w:leader="dot" w:pos="9350"/>
            </w:tabs>
            <w:rPr>
              <w:noProof/>
            </w:rPr>
          </w:pPr>
          <w:hyperlink w:anchor="_Toc106633762" w:history="1">
            <w:r w:rsidRPr="00805969">
              <w:rPr>
                <w:rStyle w:val="Hyperlink"/>
                <w:noProof/>
                <w:lang w:val="sr-Cyrl-RS"/>
              </w:rPr>
              <w:t>5.2.</w:t>
            </w:r>
            <w:r>
              <w:rPr>
                <w:noProof/>
              </w:rPr>
              <w:tab/>
            </w:r>
            <w:r w:rsidRPr="00805969">
              <w:rPr>
                <w:rStyle w:val="Hyperlink"/>
                <w:noProof/>
                <w:lang w:val="sr-Cyrl-RS"/>
              </w:rPr>
              <w:t>Слабости</w:t>
            </w:r>
            <w:r>
              <w:rPr>
                <w:noProof/>
                <w:webHidden/>
              </w:rPr>
              <w:tab/>
            </w:r>
            <w:r>
              <w:rPr>
                <w:noProof/>
                <w:webHidden/>
              </w:rPr>
              <w:fldChar w:fldCharType="begin"/>
            </w:r>
            <w:r>
              <w:rPr>
                <w:noProof/>
                <w:webHidden/>
              </w:rPr>
              <w:instrText xml:space="preserve"> PAGEREF _Toc106633762 \h </w:instrText>
            </w:r>
            <w:r>
              <w:rPr>
                <w:noProof/>
                <w:webHidden/>
              </w:rPr>
            </w:r>
            <w:r>
              <w:rPr>
                <w:noProof/>
                <w:webHidden/>
              </w:rPr>
              <w:fldChar w:fldCharType="separate"/>
            </w:r>
            <w:r>
              <w:rPr>
                <w:noProof/>
                <w:webHidden/>
              </w:rPr>
              <w:t>10</w:t>
            </w:r>
            <w:r>
              <w:rPr>
                <w:noProof/>
                <w:webHidden/>
              </w:rPr>
              <w:fldChar w:fldCharType="end"/>
            </w:r>
          </w:hyperlink>
        </w:p>
        <w:p w14:paraId="3353C300" w14:textId="0699C108" w:rsidR="00597E0E" w:rsidRDefault="00597E0E">
          <w:pPr>
            <w:pStyle w:val="TOC2"/>
            <w:tabs>
              <w:tab w:val="left" w:pos="880"/>
              <w:tab w:val="right" w:leader="dot" w:pos="9350"/>
            </w:tabs>
            <w:rPr>
              <w:noProof/>
            </w:rPr>
          </w:pPr>
          <w:hyperlink w:anchor="_Toc106633763" w:history="1">
            <w:r w:rsidRPr="00805969">
              <w:rPr>
                <w:rStyle w:val="Hyperlink"/>
                <w:noProof/>
                <w:lang w:val="sr-Cyrl-RS"/>
              </w:rPr>
              <w:t>5.3.</w:t>
            </w:r>
            <w:r>
              <w:rPr>
                <w:noProof/>
              </w:rPr>
              <w:tab/>
            </w:r>
            <w:r w:rsidRPr="00805969">
              <w:rPr>
                <w:rStyle w:val="Hyperlink"/>
                <w:noProof/>
                <w:lang w:val="sr-Cyrl-RS"/>
              </w:rPr>
              <w:t>Прилике</w:t>
            </w:r>
            <w:r>
              <w:rPr>
                <w:noProof/>
                <w:webHidden/>
              </w:rPr>
              <w:tab/>
            </w:r>
            <w:r>
              <w:rPr>
                <w:noProof/>
                <w:webHidden/>
              </w:rPr>
              <w:fldChar w:fldCharType="begin"/>
            </w:r>
            <w:r>
              <w:rPr>
                <w:noProof/>
                <w:webHidden/>
              </w:rPr>
              <w:instrText xml:space="preserve"> PAGEREF _Toc106633763 \h </w:instrText>
            </w:r>
            <w:r>
              <w:rPr>
                <w:noProof/>
                <w:webHidden/>
              </w:rPr>
            </w:r>
            <w:r>
              <w:rPr>
                <w:noProof/>
                <w:webHidden/>
              </w:rPr>
              <w:fldChar w:fldCharType="separate"/>
            </w:r>
            <w:r>
              <w:rPr>
                <w:noProof/>
                <w:webHidden/>
              </w:rPr>
              <w:t>10</w:t>
            </w:r>
            <w:r>
              <w:rPr>
                <w:noProof/>
                <w:webHidden/>
              </w:rPr>
              <w:fldChar w:fldCharType="end"/>
            </w:r>
          </w:hyperlink>
        </w:p>
        <w:p w14:paraId="2F6CAF44" w14:textId="4EC6B090" w:rsidR="00597E0E" w:rsidRDefault="00597E0E">
          <w:pPr>
            <w:pStyle w:val="TOC2"/>
            <w:tabs>
              <w:tab w:val="left" w:pos="880"/>
              <w:tab w:val="right" w:leader="dot" w:pos="9350"/>
            </w:tabs>
            <w:rPr>
              <w:noProof/>
            </w:rPr>
          </w:pPr>
          <w:hyperlink w:anchor="_Toc106633764" w:history="1">
            <w:r w:rsidRPr="00805969">
              <w:rPr>
                <w:rStyle w:val="Hyperlink"/>
                <w:noProof/>
                <w:lang w:val="sr-Cyrl-RS"/>
              </w:rPr>
              <w:t>5.4.</w:t>
            </w:r>
            <w:r>
              <w:rPr>
                <w:noProof/>
              </w:rPr>
              <w:tab/>
            </w:r>
            <w:r w:rsidRPr="00805969">
              <w:rPr>
                <w:rStyle w:val="Hyperlink"/>
                <w:noProof/>
                <w:lang w:val="sr-Cyrl-RS"/>
              </w:rPr>
              <w:t>Претње</w:t>
            </w:r>
            <w:r>
              <w:rPr>
                <w:noProof/>
                <w:webHidden/>
              </w:rPr>
              <w:tab/>
            </w:r>
            <w:r>
              <w:rPr>
                <w:noProof/>
                <w:webHidden/>
              </w:rPr>
              <w:fldChar w:fldCharType="begin"/>
            </w:r>
            <w:r>
              <w:rPr>
                <w:noProof/>
                <w:webHidden/>
              </w:rPr>
              <w:instrText xml:space="preserve"> PAGEREF _Toc106633764 \h </w:instrText>
            </w:r>
            <w:r>
              <w:rPr>
                <w:noProof/>
                <w:webHidden/>
              </w:rPr>
            </w:r>
            <w:r>
              <w:rPr>
                <w:noProof/>
                <w:webHidden/>
              </w:rPr>
              <w:fldChar w:fldCharType="separate"/>
            </w:r>
            <w:r>
              <w:rPr>
                <w:noProof/>
                <w:webHidden/>
              </w:rPr>
              <w:t>10</w:t>
            </w:r>
            <w:r>
              <w:rPr>
                <w:noProof/>
                <w:webHidden/>
              </w:rPr>
              <w:fldChar w:fldCharType="end"/>
            </w:r>
          </w:hyperlink>
        </w:p>
        <w:p w14:paraId="778C9C7D" w14:textId="424656F0" w:rsidR="00597E0E" w:rsidRDefault="00597E0E">
          <w:pPr>
            <w:pStyle w:val="TOC1"/>
            <w:rPr>
              <w:noProof/>
            </w:rPr>
          </w:pPr>
          <w:hyperlink w:anchor="_Toc106633765" w:history="1">
            <w:r w:rsidRPr="00805969">
              <w:rPr>
                <w:rStyle w:val="Hyperlink"/>
                <w:noProof/>
                <w:lang w:val="sr-Cyrl-RS"/>
              </w:rPr>
              <w:t>6.</w:t>
            </w:r>
            <w:r>
              <w:rPr>
                <w:noProof/>
              </w:rPr>
              <w:tab/>
            </w:r>
            <w:r w:rsidRPr="00805969">
              <w:rPr>
                <w:rStyle w:val="Hyperlink"/>
                <w:noProof/>
                <w:lang w:val="sr-Cyrl-RS"/>
              </w:rPr>
              <w:t>Закључак</w:t>
            </w:r>
            <w:r>
              <w:rPr>
                <w:noProof/>
                <w:webHidden/>
              </w:rPr>
              <w:tab/>
            </w:r>
            <w:r>
              <w:rPr>
                <w:noProof/>
                <w:webHidden/>
              </w:rPr>
              <w:fldChar w:fldCharType="begin"/>
            </w:r>
            <w:r>
              <w:rPr>
                <w:noProof/>
                <w:webHidden/>
              </w:rPr>
              <w:instrText xml:space="preserve"> PAGEREF _Toc106633765 \h </w:instrText>
            </w:r>
            <w:r>
              <w:rPr>
                <w:noProof/>
                <w:webHidden/>
              </w:rPr>
            </w:r>
            <w:r>
              <w:rPr>
                <w:noProof/>
                <w:webHidden/>
              </w:rPr>
              <w:fldChar w:fldCharType="separate"/>
            </w:r>
            <w:r>
              <w:rPr>
                <w:noProof/>
                <w:webHidden/>
              </w:rPr>
              <w:t>11</w:t>
            </w:r>
            <w:r>
              <w:rPr>
                <w:noProof/>
                <w:webHidden/>
              </w:rPr>
              <w:fldChar w:fldCharType="end"/>
            </w:r>
          </w:hyperlink>
        </w:p>
        <w:p w14:paraId="685C70FA" w14:textId="4B501B21" w:rsidR="00597E0E" w:rsidRDefault="00597E0E">
          <w:pPr>
            <w:pStyle w:val="TOC1"/>
            <w:rPr>
              <w:noProof/>
            </w:rPr>
          </w:pPr>
          <w:hyperlink w:anchor="_Toc106633766" w:history="1">
            <w:r w:rsidRPr="00805969">
              <w:rPr>
                <w:rStyle w:val="Hyperlink"/>
                <w:noProof/>
                <w:lang w:val="sr-Cyrl-RS"/>
              </w:rPr>
              <w:t>Референце</w:t>
            </w:r>
            <w:r>
              <w:rPr>
                <w:noProof/>
                <w:webHidden/>
              </w:rPr>
              <w:tab/>
            </w:r>
            <w:r>
              <w:rPr>
                <w:noProof/>
                <w:webHidden/>
              </w:rPr>
              <w:fldChar w:fldCharType="begin"/>
            </w:r>
            <w:r>
              <w:rPr>
                <w:noProof/>
                <w:webHidden/>
              </w:rPr>
              <w:instrText xml:space="preserve"> PAGEREF _Toc106633766 \h </w:instrText>
            </w:r>
            <w:r>
              <w:rPr>
                <w:noProof/>
                <w:webHidden/>
              </w:rPr>
            </w:r>
            <w:r>
              <w:rPr>
                <w:noProof/>
                <w:webHidden/>
              </w:rPr>
              <w:fldChar w:fldCharType="separate"/>
            </w:r>
            <w:r>
              <w:rPr>
                <w:noProof/>
                <w:webHidden/>
              </w:rPr>
              <w:t>11</w:t>
            </w:r>
            <w:r>
              <w:rPr>
                <w:noProof/>
                <w:webHidden/>
              </w:rPr>
              <w:fldChar w:fldCharType="end"/>
            </w:r>
          </w:hyperlink>
        </w:p>
        <w:p w14:paraId="5D4FF9EA" w14:textId="3D67138B" w:rsidR="00644069" w:rsidRPr="00AF4CA8" w:rsidRDefault="00644069" w:rsidP="00644069">
          <w:pPr>
            <w:rPr>
              <w:lang w:val="sr-Cyrl-RS"/>
            </w:rPr>
          </w:pPr>
          <w:r w:rsidRPr="00AF4CA8">
            <w:rPr>
              <w:b/>
              <w:bCs/>
              <w:lang w:val="sr-Cyrl-RS"/>
            </w:rPr>
            <w:fldChar w:fldCharType="end"/>
          </w:r>
        </w:p>
      </w:sdtContent>
    </w:sdt>
    <w:p w14:paraId="6033653D" w14:textId="77777777" w:rsidR="00644069" w:rsidRPr="00AF4CA8" w:rsidRDefault="00644069" w:rsidP="00644069">
      <w:pPr>
        <w:rPr>
          <w:lang w:val="sr-Cyrl-RS"/>
        </w:rPr>
      </w:pPr>
      <w:r w:rsidRPr="00AF4CA8">
        <w:rPr>
          <w:lang w:val="sr-Cyrl-RS"/>
        </w:rPr>
        <w:br w:type="page"/>
      </w:r>
    </w:p>
    <w:p w14:paraId="2EBFD032" w14:textId="77777777" w:rsidR="00644069" w:rsidRPr="00AF4CA8" w:rsidRDefault="00644069" w:rsidP="00644069">
      <w:pPr>
        <w:pStyle w:val="Heading1"/>
        <w:numPr>
          <w:ilvl w:val="0"/>
          <w:numId w:val="7"/>
        </w:numPr>
        <w:rPr>
          <w:lang w:val="sr-Cyrl-RS"/>
        </w:rPr>
      </w:pPr>
      <w:bookmarkStart w:id="2" w:name="_Toc106633741"/>
      <w:r w:rsidRPr="00AF4CA8">
        <w:rPr>
          <w:lang w:val="sr-Cyrl-RS"/>
        </w:rPr>
        <w:lastRenderedPageBreak/>
        <w:t>Увод</w:t>
      </w:r>
      <w:bookmarkEnd w:id="2"/>
    </w:p>
    <w:p w14:paraId="0FA2CB62" w14:textId="77777777" w:rsidR="00644069" w:rsidRPr="00AF4CA8" w:rsidRDefault="00644069" w:rsidP="00644069">
      <w:pPr>
        <w:ind w:firstLine="360"/>
        <w:rPr>
          <w:color w:val="000000"/>
          <w:lang w:val="sr-Cyrl-RS"/>
        </w:rPr>
      </w:pPr>
      <w:r w:rsidRPr="00AF4CA8">
        <w:rPr>
          <w:lang w:val="sr-Cyrl-RS"/>
        </w:rPr>
        <w:t xml:space="preserve">Сврха овог документа је да читаоце упозна са апликацијом Don't wait, ski. </w:t>
      </w:r>
      <w:r w:rsidRPr="00AF4CA8">
        <w:rPr>
          <w:color w:val="000000"/>
          <w:lang w:val="sr-Cyrl-RS"/>
        </w:rPr>
        <w:t xml:space="preserve">Највећи проблем сваког скијаша је гужва на жичари. Ова апликација је намењена за скијаше који често проведу онолико времена колико им треба да се спусте низ стазу, чекајући у реду за жичару. Скијаши често желе да се склоне на део скијалишта где је мање људи како би им угођај скијања био бољи. Проблем је што они не знају да ли је на жичари гужва док се не спусте до ње, а тад је већ касно да се предомисле и оду негде другде. Апликација би овај проблем решила једноставно, за све стазе на скијалишту показивала би колика је гужва и које је просечно време чекања у датом тренутку тако да скијаши знају коју стазу следећу да обиђу и где ће им скијање бити најугодније. </w:t>
      </w:r>
    </w:p>
    <w:p w14:paraId="7361316F" w14:textId="77777777" w:rsidR="00644069" w:rsidRPr="009E12DD" w:rsidRDefault="00644069" w:rsidP="00644069">
      <w:pPr>
        <w:ind w:firstLine="360"/>
        <w:rPr>
          <w:color w:val="000000"/>
          <w:vertAlign w:val="superscript"/>
          <w:lang w:val="sr-Cyrl-RS"/>
        </w:rPr>
      </w:pPr>
      <w:r w:rsidRPr="00AF4CA8">
        <w:rPr>
          <w:color w:val="000000"/>
          <w:lang w:val="sr-Cyrl-RS"/>
        </w:rPr>
        <w:t>Људи који би били заинтересовани за овај производ нису само скијаши у Србији. Сналажење на скијалишту и избегавање гужве је проблем на свим скијалиштима широм света. Решавање ових проблема ће бити детаљније објашњено у остат</w:t>
      </w:r>
      <w:r>
        <w:rPr>
          <w:color w:val="000000"/>
          <w:lang w:val="sr-Cyrl-RS"/>
        </w:rPr>
        <w:t>к</w:t>
      </w:r>
      <w:r w:rsidRPr="00AF4CA8">
        <w:rPr>
          <w:color w:val="000000"/>
          <w:lang w:val="sr-Cyrl-RS"/>
        </w:rPr>
        <w:t xml:space="preserve">у овог документа, као и документима као што су Business Model Canvas који нуди визуелни приказ елемената који </w:t>
      </w:r>
      <w:r w:rsidRPr="00AF4CA8">
        <w:rPr>
          <w:lang w:val="sr-Cyrl-RS"/>
        </w:rPr>
        <w:t>описују вредност коју компанија нуди, њену инфраструктуру, кориснике и финансије</w:t>
      </w:r>
      <w:r w:rsidRPr="00AF4CA8">
        <w:rPr>
          <w:color w:val="000000"/>
          <w:lang w:val="sr-Cyrl-RS"/>
        </w:rPr>
        <w:t xml:space="preserve">, Value Proposition Canvas који помаже да будете сигурни да су производ или услуга компаније позиционирани око вредности и потреба купаца и мапе емпатију који помажу у разумевању </w:t>
      </w:r>
      <w:del w:id="3" w:author="Марија Костић" w:date="2022-05-06T17:03:00Z">
        <w:r w:rsidRPr="00AF4CA8" w:rsidDel="00ED77AB">
          <w:rPr>
            <w:color w:val="000000"/>
            <w:lang w:val="sr-Cyrl-RS"/>
          </w:rPr>
          <w:delText xml:space="preserve"> </w:delText>
        </w:r>
      </w:del>
      <w:r w:rsidRPr="00AF4CA8">
        <w:rPr>
          <w:color w:val="000000"/>
          <w:lang w:val="sr-Cyrl-RS"/>
        </w:rPr>
        <w:t>корисника и купаца</w:t>
      </w:r>
      <w:r w:rsidRPr="0057047A">
        <w:rPr>
          <w:color w:val="000000"/>
          <w:lang w:val="sr-Cyrl-RS"/>
        </w:rPr>
        <w:t xml:space="preserve"> </w:t>
      </w:r>
      <w:sdt>
        <w:sdtPr>
          <w:rPr>
            <w:color w:val="000000"/>
            <w:lang w:val="sr-Cyrl-RS"/>
          </w:rPr>
          <w:id w:val="-1520390678"/>
          <w:citation/>
        </w:sdtPr>
        <w:sdtContent>
          <w:r>
            <w:rPr>
              <w:color w:val="000000"/>
              <w:lang w:val="sr-Cyrl-RS"/>
            </w:rPr>
            <w:fldChar w:fldCharType="begin"/>
          </w:r>
          <w:r w:rsidRPr="00CD062D">
            <w:rPr>
              <w:color w:val="000000"/>
              <w:lang w:val="sr-Cyrl-RS"/>
            </w:rPr>
            <w:instrText xml:space="preserve"> </w:instrText>
          </w:r>
          <w:r>
            <w:rPr>
              <w:color w:val="000000"/>
            </w:rPr>
            <w:instrText>CITATION</w:instrText>
          </w:r>
          <w:r w:rsidRPr="00CD062D">
            <w:rPr>
              <w:color w:val="000000"/>
              <w:lang w:val="sr-Cyrl-RS"/>
            </w:rPr>
            <w:instrText xml:space="preserve"> 2 \</w:instrText>
          </w:r>
          <w:r>
            <w:rPr>
              <w:color w:val="000000"/>
            </w:rPr>
            <w:instrText>l</w:instrText>
          </w:r>
          <w:r w:rsidRPr="00CD062D">
            <w:rPr>
              <w:color w:val="000000"/>
              <w:lang w:val="sr-Cyrl-RS"/>
            </w:rPr>
            <w:instrText xml:space="preserve"> 1033 </w:instrText>
          </w:r>
          <w:r>
            <w:rPr>
              <w:color w:val="000000"/>
              <w:lang w:val="sr-Cyrl-RS"/>
            </w:rPr>
            <w:fldChar w:fldCharType="separate"/>
          </w:r>
          <w:r w:rsidRPr="00C7078E">
            <w:rPr>
              <w:noProof/>
              <w:color w:val="000000"/>
              <w:lang w:val="sr-Cyrl-RS"/>
            </w:rPr>
            <w:t>[1]</w:t>
          </w:r>
          <w:r>
            <w:rPr>
              <w:color w:val="000000"/>
              <w:lang w:val="sr-Cyrl-RS"/>
            </w:rPr>
            <w:fldChar w:fldCharType="end"/>
          </w:r>
        </w:sdtContent>
      </w:sdt>
      <w:r w:rsidRPr="009E12DD">
        <w:rPr>
          <w:color w:val="000000"/>
          <w:lang w:val="sr-Cyrl-RS"/>
        </w:rPr>
        <w:t>.</w:t>
      </w:r>
    </w:p>
    <w:p w14:paraId="72B2706C" w14:textId="77777777" w:rsidR="00644069" w:rsidRPr="00AF4CA8" w:rsidRDefault="00644069" w:rsidP="00644069">
      <w:pPr>
        <w:ind w:firstLine="360"/>
        <w:rPr>
          <w:color w:val="000000"/>
          <w:lang w:val="sr-Cyrl-RS"/>
        </w:rPr>
      </w:pPr>
      <w:r w:rsidRPr="00AF4CA8">
        <w:rPr>
          <w:color w:val="000000"/>
          <w:lang w:val="sr-Cyrl-RS"/>
        </w:rPr>
        <w:t xml:space="preserve">У остатку овог документа </w:t>
      </w:r>
      <w:r>
        <w:rPr>
          <w:color w:val="000000"/>
          <w:lang w:val="sr-Cyrl-RS"/>
        </w:rPr>
        <w:t xml:space="preserve">биће појашњене </w:t>
      </w:r>
      <w:commentRangeStart w:id="4"/>
      <w:commentRangeEnd w:id="4"/>
      <w:r w:rsidRPr="00AF4CA8">
        <w:rPr>
          <w:rStyle w:val="CommentReference"/>
          <w:lang w:val="sr-Cyrl-RS"/>
        </w:rPr>
        <w:commentReference w:id="4"/>
      </w:r>
      <w:r w:rsidRPr="00AF4CA8">
        <w:rPr>
          <w:color w:val="000000"/>
          <w:lang w:val="sr-Cyrl-RS"/>
        </w:rPr>
        <w:t>визиј</w:t>
      </w:r>
      <w:r>
        <w:rPr>
          <w:color w:val="000000"/>
          <w:lang w:val="sr-Cyrl-RS"/>
        </w:rPr>
        <w:t>а</w:t>
      </w:r>
      <w:r w:rsidRPr="00AF4CA8">
        <w:rPr>
          <w:color w:val="000000"/>
          <w:lang w:val="sr-Cyrl-RS"/>
        </w:rPr>
        <w:t xml:space="preserve"> и мисиј</w:t>
      </w:r>
      <w:r>
        <w:rPr>
          <w:color w:val="000000"/>
          <w:lang w:val="sr-Cyrl-RS"/>
        </w:rPr>
        <w:t>а</w:t>
      </w:r>
      <w:r w:rsidRPr="00AF4CA8">
        <w:rPr>
          <w:color w:val="000000"/>
          <w:lang w:val="sr-Cyrl-RS"/>
        </w:rPr>
        <w:t xml:space="preserve"> компаније, детаљно проћи </w:t>
      </w:r>
      <w:r>
        <w:rPr>
          <w:color w:val="000000"/>
          <w:lang w:val="sr-Cyrl-RS"/>
        </w:rPr>
        <w:t xml:space="preserve">ће се </w:t>
      </w:r>
      <w:r w:rsidRPr="00AF4CA8">
        <w:rPr>
          <w:color w:val="000000"/>
          <w:lang w:val="sr-Cyrl-RS"/>
        </w:rPr>
        <w:t>кроз све аспекте пословног модела, објасни</w:t>
      </w:r>
      <w:r>
        <w:rPr>
          <w:color w:val="000000"/>
          <w:lang w:val="sr-Cyrl-RS"/>
        </w:rPr>
        <w:t>ће се</w:t>
      </w:r>
      <w:r w:rsidRPr="00AF4CA8">
        <w:rPr>
          <w:color w:val="000000"/>
          <w:lang w:val="sr-Cyrl-RS"/>
        </w:rPr>
        <w:t xml:space="preserve"> метрике помоћу којих би </w:t>
      </w:r>
      <w:r>
        <w:rPr>
          <w:color w:val="000000"/>
          <w:lang w:val="sr-Cyrl-RS"/>
        </w:rPr>
        <w:t xml:space="preserve">се </w:t>
      </w:r>
      <w:r w:rsidRPr="00AF4CA8">
        <w:rPr>
          <w:color w:val="000000"/>
          <w:lang w:val="sr-Cyrl-RS"/>
        </w:rPr>
        <w:t>пратил</w:t>
      </w:r>
      <w:r>
        <w:rPr>
          <w:color w:val="000000"/>
          <w:lang w:val="sr-Cyrl-RS"/>
        </w:rPr>
        <w:t>а</w:t>
      </w:r>
      <w:r w:rsidRPr="00AF4CA8">
        <w:rPr>
          <w:color w:val="000000"/>
          <w:lang w:val="sr-Cyrl-RS"/>
        </w:rPr>
        <w:t xml:space="preserve"> успешност производа, изне</w:t>
      </w:r>
      <w:r>
        <w:rPr>
          <w:color w:val="000000"/>
          <w:lang w:val="sr-Cyrl-RS"/>
        </w:rPr>
        <w:t>ће се</w:t>
      </w:r>
      <w:r w:rsidRPr="00AF4CA8">
        <w:rPr>
          <w:color w:val="000000"/>
          <w:lang w:val="sr-Cyrl-RS"/>
        </w:rPr>
        <w:t xml:space="preserve"> утицај</w:t>
      </w:r>
      <w:r>
        <w:rPr>
          <w:color w:val="000000"/>
          <w:lang w:val="sr-Cyrl-RS"/>
        </w:rPr>
        <w:t>и</w:t>
      </w:r>
      <w:r w:rsidRPr="00AF4CA8">
        <w:rPr>
          <w:color w:val="000000"/>
          <w:lang w:val="sr-Cyrl-RS"/>
        </w:rPr>
        <w:t xml:space="preserve"> и трендов</w:t>
      </w:r>
      <w:r>
        <w:rPr>
          <w:color w:val="000000"/>
          <w:lang w:val="sr-Cyrl-RS"/>
        </w:rPr>
        <w:t>и</w:t>
      </w:r>
      <w:r w:rsidRPr="00AF4CA8">
        <w:rPr>
          <w:color w:val="000000"/>
          <w:lang w:val="sr-Cyrl-RS"/>
        </w:rPr>
        <w:t xml:space="preserve"> које пословно окружење носи са собом и размотри</w:t>
      </w:r>
      <w:r>
        <w:rPr>
          <w:color w:val="000000"/>
          <w:lang w:val="sr-Cyrl-RS"/>
        </w:rPr>
        <w:t xml:space="preserve">ће се </w:t>
      </w:r>
      <w:r w:rsidRPr="00AF4CA8">
        <w:rPr>
          <w:color w:val="000000"/>
          <w:lang w:val="sr-Cyrl-RS"/>
        </w:rPr>
        <w:t>снаге и слабости посло</w:t>
      </w:r>
      <w:r>
        <w:rPr>
          <w:color w:val="000000"/>
          <w:lang w:val="sr-Cyrl-RS"/>
        </w:rPr>
        <w:t>в</w:t>
      </w:r>
      <w:r w:rsidRPr="00AF4CA8">
        <w:rPr>
          <w:color w:val="000000"/>
          <w:lang w:val="sr-Cyrl-RS"/>
        </w:rPr>
        <w:t xml:space="preserve">ног модела, као и претње по њега и прилике које </w:t>
      </w:r>
      <w:r>
        <w:rPr>
          <w:color w:val="000000"/>
          <w:lang w:val="sr-Cyrl-RS"/>
        </w:rPr>
        <w:t>се могу</w:t>
      </w:r>
      <w:r w:rsidRPr="00AF4CA8">
        <w:rPr>
          <w:color w:val="000000"/>
          <w:lang w:val="sr-Cyrl-RS"/>
        </w:rPr>
        <w:t xml:space="preserve"> искористити да </w:t>
      </w:r>
      <w:r>
        <w:rPr>
          <w:color w:val="000000"/>
          <w:lang w:val="sr-Cyrl-RS"/>
        </w:rPr>
        <w:t>се</w:t>
      </w:r>
      <w:r w:rsidRPr="00AF4CA8">
        <w:rPr>
          <w:color w:val="000000"/>
          <w:lang w:val="sr-Cyrl-RS"/>
        </w:rPr>
        <w:t xml:space="preserve"> побољша.</w:t>
      </w:r>
    </w:p>
    <w:p w14:paraId="428FDE3D" w14:textId="77777777" w:rsidR="00644069" w:rsidRPr="00AF4CA8" w:rsidRDefault="00644069" w:rsidP="00644069">
      <w:pPr>
        <w:pStyle w:val="Heading2"/>
        <w:numPr>
          <w:ilvl w:val="1"/>
          <w:numId w:val="7"/>
        </w:numPr>
        <w:rPr>
          <w:lang w:val="sr-Cyrl-RS"/>
        </w:rPr>
      </w:pPr>
      <w:bookmarkStart w:id="5" w:name="_Toc106633742"/>
      <w:r w:rsidRPr="00AF4CA8">
        <w:rPr>
          <w:lang w:val="sr-Cyrl-RS"/>
        </w:rPr>
        <w:t>Визија</w:t>
      </w:r>
      <w:bookmarkEnd w:id="5"/>
    </w:p>
    <w:p w14:paraId="244D9F81" w14:textId="77777777" w:rsidR="00644069" w:rsidRPr="00AF4CA8" w:rsidRDefault="00644069" w:rsidP="00644069">
      <w:pPr>
        <w:ind w:firstLine="360"/>
        <w:rPr>
          <w:color w:val="FF0000"/>
          <w:lang w:val="sr-Cyrl-RS"/>
        </w:rPr>
      </w:pPr>
      <w:r w:rsidRPr="00AF4CA8">
        <w:rPr>
          <w:lang w:val="sr-Cyrl-RS"/>
        </w:rPr>
        <w:t>Циљ ком</w:t>
      </w:r>
      <w:r>
        <w:rPr>
          <w:lang w:val="sr-Cyrl-RS"/>
        </w:rPr>
        <w:t>п</w:t>
      </w:r>
      <w:r w:rsidRPr="00AF4CA8">
        <w:rPr>
          <w:lang w:val="sr-Cyrl-RS"/>
        </w:rPr>
        <w:t>аније је да коришћење апликације Don't wait, ski постане неопходан део сваког одласка на скијање нашим корисницима. Желимо да направимо производ који ће бити незамењив на тржишту због своје практичности, једноставног коришћења и приступачности свима којима може помоћи.</w:t>
      </w:r>
    </w:p>
    <w:p w14:paraId="50ECED6E" w14:textId="77777777" w:rsidR="00644069" w:rsidRPr="00AF4CA8" w:rsidRDefault="00644069" w:rsidP="00644069">
      <w:pPr>
        <w:pStyle w:val="Heading2"/>
        <w:numPr>
          <w:ilvl w:val="1"/>
          <w:numId w:val="7"/>
        </w:numPr>
        <w:rPr>
          <w:lang w:val="sr-Cyrl-RS"/>
        </w:rPr>
      </w:pPr>
      <w:bookmarkStart w:id="6" w:name="_Toc106633743"/>
      <w:r w:rsidRPr="00AF4CA8">
        <w:rPr>
          <w:lang w:val="sr-Cyrl-RS"/>
        </w:rPr>
        <w:t>Мисија</w:t>
      </w:r>
      <w:bookmarkEnd w:id="6"/>
    </w:p>
    <w:p w14:paraId="2C5D7F70" w14:textId="77777777" w:rsidR="00644069" w:rsidRPr="00AF4CA8" w:rsidRDefault="00644069" w:rsidP="00644069">
      <w:pPr>
        <w:ind w:firstLine="360"/>
        <w:rPr>
          <w:color w:val="FF0000"/>
          <w:lang w:val="sr-Cyrl-RS"/>
        </w:rPr>
      </w:pPr>
      <w:r w:rsidRPr="00AF4CA8">
        <w:rPr>
          <w:lang w:val="sr-Cyrl-RS"/>
        </w:rPr>
        <w:t>Мисиј</w:t>
      </w:r>
      <w:r>
        <w:rPr>
          <w:lang w:val="sr-Cyrl-RS"/>
        </w:rPr>
        <w:t>а</w:t>
      </w:r>
      <w:r w:rsidRPr="00AF4CA8">
        <w:rPr>
          <w:lang w:val="sr-Cyrl-RS"/>
        </w:rPr>
        <w:t xml:space="preserve"> је да </w:t>
      </w:r>
      <w:r>
        <w:rPr>
          <w:lang w:val="sr-Cyrl-RS"/>
        </w:rPr>
        <w:t xml:space="preserve">се </w:t>
      </w:r>
      <w:r w:rsidRPr="00AF4CA8">
        <w:rPr>
          <w:lang w:val="sr-Cyrl-RS"/>
        </w:rPr>
        <w:t xml:space="preserve">створи производ који корисницима пружа подршку и осећај сигурности у сваком тренутку који проведу на скијашкој стази. </w:t>
      </w:r>
      <w:r>
        <w:rPr>
          <w:lang w:val="sr-Cyrl-RS"/>
        </w:rPr>
        <w:t>Циљ је такође</w:t>
      </w:r>
      <w:r w:rsidRPr="00AF4CA8">
        <w:rPr>
          <w:lang w:val="sr-Cyrl-RS"/>
        </w:rPr>
        <w:t xml:space="preserve"> ств</w:t>
      </w:r>
      <w:r>
        <w:rPr>
          <w:lang w:val="sr-Cyrl-RS"/>
        </w:rPr>
        <w:t>арање</w:t>
      </w:r>
      <w:r w:rsidRPr="00AF4CA8">
        <w:rPr>
          <w:lang w:val="sr-Cyrl-RS"/>
        </w:rPr>
        <w:t xml:space="preserve"> заједниц</w:t>
      </w:r>
      <w:r>
        <w:rPr>
          <w:lang w:val="sr-Cyrl-RS"/>
        </w:rPr>
        <w:t>е у</w:t>
      </w:r>
      <w:r w:rsidRPr="00AF4CA8">
        <w:rPr>
          <w:lang w:val="sr-Cyrl-RS"/>
        </w:rPr>
        <w:t xml:space="preserve"> којој скијаши лако могу да се придруже. Фокус</w:t>
      </w:r>
      <w:r>
        <w:rPr>
          <w:lang w:val="sr-Cyrl-RS"/>
        </w:rPr>
        <w:t xml:space="preserve"> је </w:t>
      </w:r>
      <w:r w:rsidRPr="00AF4CA8">
        <w:rPr>
          <w:lang w:val="sr-Cyrl-RS"/>
        </w:rPr>
        <w:t>на изградњ</w:t>
      </w:r>
      <w:r>
        <w:rPr>
          <w:lang w:val="sr-Cyrl-RS"/>
        </w:rPr>
        <w:t>и</w:t>
      </w:r>
      <w:r w:rsidRPr="00AF4CA8">
        <w:rPr>
          <w:lang w:val="sr-Cyrl-RS"/>
        </w:rPr>
        <w:t xml:space="preserve"> производа који је једноставан за коришћење и који нуди најповољнију комбинацију цене</w:t>
      </w:r>
      <w:del w:id="7" w:author="Марија Костић" w:date="2022-05-06T17:03:00Z">
        <w:r w:rsidRPr="00AF4CA8" w:rsidDel="00ED77AB">
          <w:rPr>
            <w:lang w:val="sr-Cyrl-RS"/>
          </w:rPr>
          <w:delText xml:space="preserve"> </w:delText>
        </w:r>
      </w:del>
      <w:r w:rsidRPr="00AF4CA8">
        <w:rPr>
          <w:lang w:val="sr-Cyrl-RS"/>
        </w:rPr>
        <w:t xml:space="preserve"> и квалитета.</w:t>
      </w:r>
    </w:p>
    <w:p w14:paraId="19EEA370" w14:textId="77777777" w:rsidR="00644069" w:rsidRPr="00AF4CA8" w:rsidRDefault="00644069" w:rsidP="00644069">
      <w:pPr>
        <w:pStyle w:val="Heading1"/>
        <w:numPr>
          <w:ilvl w:val="0"/>
          <w:numId w:val="7"/>
        </w:numPr>
        <w:rPr>
          <w:lang w:val="sr-Cyrl-RS"/>
        </w:rPr>
      </w:pPr>
      <w:bookmarkStart w:id="8" w:name="_Toc106633744"/>
      <w:r w:rsidRPr="00AF4CA8">
        <w:rPr>
          <w:lang w:val="sr-Cyrl-RS"/>
        </w:rPr>
        <w:t>Пословни модел</w:t>
      </w:r>
      <w:bookmarkEnd w:id="8"/>
    </w:p>
    <w:p w14:paraId="7300B88E" w14:textId="43B57596" w:rsidR="00644069" w:rsidRPr="00AF4CA8" w:rsidRDefault="00644069" w:rsidP="00644069">
      <w:pPr>
        <w:ind w:firstLine="360"/>
        <w:rPr>
          <w:vertAlign w:val="superscript"/>
          <w:lang w:val="sr-Cyrl-RS"/>
        </w:rPr>
      </w:pPr>
      <w:r w:rsidRPr="00AF4CA8">
        <w:rPr>
          <w:lang w:val="sr-Cyrl-RS"/>
        </w:rPr>
        <w:t>Пословни модел је скуп претпоставки о томе како ће</w:t>
      </w:r>
      <w:r>
        <w:rPr>
          <w:lang w:val="sr-Cyrl-RS"/>
        </w:rPr>
        <w:t xml:space="preserve"> </w:t>
      </w:r>
      <w:r w:rsidR="007F2E4F">
        <w:rPr>
          <w:lang w:val="sr-Cyrl-RS"/>
        </w:rPr>
        <w:t>с</w:t>
      </w:r>
      <w:r>
        <w:rPr>
          <w:lang w:val="sr-Cyrl-RS"/>
        </w:rPr>
        <w:t>е</w:t>
      </w:r>
      <w:r w:rsidRPr="00AF4CA8">
        <w:rPr>
          <w:lang w:val="sr-Cyrl-RS"/>
        </w:rPr>
        <w:t xml:space="preserve"> пословати, к</w:t>
      </w:r>
      <w:r>
        <w:rPr>
          <w:lang w:val="sr-Cyrl-RS"/>
        </w:rPr>
        <w:t>оме</w:t>
      </w:r>
      <w:r w:rsidRPr="00AF4CA8">
        <w:rPr>
          <w:lang w:val="sr-Cyrl-RS"/>
        </w:rPr>
        <w:t xml:space="preserve"> ће</w:t>
      </w:r>
      <w:r>
        <w:rPr>
          <w:lang w:val="sr-Cyrl-RS"/>
        </w:rPr>
        <w:t xml:space="preserve"> се</w:t>
      </w:r>
      <w:r w:rsidRPr="00AF4CA8">
        <w:rPr>
          <w:lang w:val="sr-Cyrl-RS"/>
        </w:rPr>
        <w:t xml:space="preserve"> продавати нешто, на који начин и зашто. Шаблон за пословни модел се назива </w:t>
      </w:r>
      <w:r w:rsidRPr="00AF4CA8">
        <w:rPr>
          <w:color w:val="000000"/>
          <w:lang w:val="sr-Cyrl-RS"/>
        </w:rPr>
        <w:t>Business Model Canvas</w:t>
      </w:r>
      <w:r w:rsidRPr="00AF4CA8">
        <w:rPr>
          <w:lang w:val="sr-Cyrl-RS"/>
        </w:rPr>
        <w:t xml:space="preserve"> и састоји се од 9 сегмената који ће бити описани испод</w:t>
      </w:r>
      <w:sdt>
        <w:sdtPr>
          <w:rPr>
            <w:lang w:val="sr-Cyrl-RS"/>
          </w:rPr>
          <w:id w:val="261889885"/>
          <w:citation/>
        </w:sdtPr>
        <w:sdtContent>
          <w:r>
            <w:rPr>
              <w:lang w:val="sr-Cyrl-RS"/>
            </w:rPr>
            <w:fldChar w:fldCharType="begin"/>
          </w:r>
          <w:r w:rsidRPr="00BD7971">
            <w:rPr>
              <w:lang w:val="sr-Cyrl-RS"/>
            </w:rPr>
            <w:instrText xml:space="preserve"> </w:instrText>
          </w:r>
          <w:r>
            <w:instrText>CITATION</w:instrText>
          </w:r>
          <w:r w:rsidRPr="00BD7971">
            <w:rPr>
              <w:lang w:val="sr-Cyrl-RS"/>
            </w:rPr>
            <w:instrText xml:space="preserve"> 3 \</w:instrText>
          </w:r>
          <w:r>
            <w:instrText>l</w:instrText>
          </w:r>
          <w:r w:rsidRPr="00BD7971">
            <w:rPr>
              <w:lang w:val="sr-Cyrl-RS"/>
            </w:rPr>
            <w:instrText xml:space="preserve"> 1033 </w:instrText>
          </w:r>
          <w:r>
            <w:rPr>
              <w:lang w:val="sr-Cyrl-RS"/>
            </w:rPr>
            <w:fldChar w:fldCharType="separate"/>
          </w:r>
          <w:r w:rsidRPr="009E71A9">
            <w:rPr>
              <w:noProof/>
              <w:lang w:val="sr-Cyrl-RS"/>
            </w:rPr>
            <w:t xml:space="preserve"> [</w:t>
          </w:r>
          <w:r w:rsidRPr="00C7078E">
            <w:rPr>
              <w:noProof/>
              <w:lang w:val="sr-Cyrl-RS"/>
            </w:rPr>
            <w:t>2]</w:t>
          </w:r>
          <w:r>
            <w:rPr>
              <w:lang w:val="sr-Cyrl-RS"/>
            </w:rPr>
            <w:fldChar w:fldCharType="end"/>
          </w:r>
        </w:sdtContent>
      </w:sdt>
      <w:r w:rsidRPr="00AF4CA8">
        <w:rPr>
          <w:lang w:val="sr-Cyrl-RS"/>
        </w:rPr>
        <w:t>.</w:t>
      </w:r>
      <w:del w:id="9" w:author="Марија Костић" w:date="2022-05-06T16:46:00Z">
        <w:r w:rsidRPr="00AF4CA8" w:rsidDel="008776A8">
          <w:rPr>
            <w:lang w:val="sr-Cyrl-RS"/>
          </w:rPr>
          <w:delText xml:space="preserve"> </w:delText>
        </w:r>
      </w:del>
    </w:p>
    <w:p w14:paraId="7DB51A9D" w14:textId="77777777" w:rsidR="00644069" w:rsidRPr="00AF4CA8" w:rsidRDefault="00644069" w:rsidP="00644069">
      <w:pPr>
        <w:pStyle w:val="Heading2"/>
        <w:numPr>
          <w:ilvl w:val="1"/>
          <w:numId w:val="7"/>
        </w:numPr>
        <w:rPr>
          <w:lang w:val="sr-Cyrl-RS"/>
        </w:rPr>
      </w:pPr>
      <w:bookmarkStart w:id="10" w:name="_Toc106633745"/>
      <w:r w:rsidRPr="00AF4CA8">
        <w:rPr>
          <w:lang w:val="sr-Cyrl-RS"/>
        </w:rPr>
        <w:t>Кориснички сегменти</w:t>
      </w:r>
      <w:bookmarkEnd w:id="10"/>
    </w:p>
    <w:p w14:paraId="27CB0321" w14:textId="77777777" w:rsidR="00644069" w:rsidRPr="00AF4CA8" w:rsidRDefault="00644069" w:rsidP="00644069">
      <w:pPr>
        <w:ind w:firstLine="360"/>
        <w:rPr>
          <w:lang w:val="sr-Cyrl-RS"/>
        </w:rPr>
      </w:pPr>
      <w:r w:rsidRPr="00AF4CA8">
        <w:rPr>
          <w:lang w:val="sr-Cyrl-RS"/>
        </w:rPr>
        <w:t>Кориснички сегменти дефинишу различите групе људи и организације до којих компанија жели да стигне и да их опслужи. Од корисничких сегмената апликације имамо скијаше и то као просечне кориснике и као премијум кориснике, Горску службу спашавања и оглашиваче. Ови кориснички сегменти су типичан пример тржишта нише.</w:t>
      </w:r>
    </w:p>
    <w:p w14:paraId="3243D9D6" w14:textId="77777777" w:rsidR="00644069" w:rsidRPr="00AF4CA8" w:rsidRDefault="00644069" w:rsidP="00644069">
      <w:pPr>
        <w:ind w:firstLine="360"/>
        <w:rPr>
          <w:lang w:val="sr-Cyrl-RS"/>
        </w:rPr>
      </w:pPr>
      <w:r w:rsidRPr="00AF4CA8">
        <w:rPr>
          <w:lang w:val="sr-Cyrl-RS"/>
        </w:rPr>
        <w:t>Скијаши, као просечни корисници, нису профитабилни за компанију, али су неопходни да би модел функционисао. Они могу да користе основне функционалности апликације. Ово би били рани усвојиоци решења јер они могу да користе апликацију бесплатно.</w:t>
      </w:r>
    </w:p>
    <w:p w14:paraId="7008C034" w14:textId="77777777" w:rsidR="00644069" w:rsidRPr="00AF4CA8" w:rsidRDefault="00644069" w:rsidP="00644069">
      <w:pPr>
        <w:ind w:firstLine="360"/>
        <w:rPr>
          <w:lang w:val="sr-Cyrl-RS"/>
        </w:rPr>
      </w:pPr>
      <w:r w:rsidRPr="00AF4CA8">
        <w:rPr>
          <w:lang w:val="sr-Cyrl-RS"/>
        </w:rPr>
        <w:t>Затим имамо премијум кориснике, скијаше и запослене у Горској служби спасавања који, уз плаћање накнаде, имају приступ основним фу</w:t>
      </w:r>
      <w:r>
        <w:rPr>
          <w:lang w:val="sr-Cyrl-RS"/>
        </w:rPr>
        <w:t>к</w:t>
      </w:r>
      <w:r w:rsidRPr="00AF4CA8">
        <w:rPr>
          <w:lang w:val="sr-Cyrl-RS"/>
        </w:rPr>
        <w:t>ционалностима без прекидања рада због реклама као и додатним функционалностима апликације.</w:t>
      </w:r>
    </w:p>
    <w:p w14:paraId="1AC28673" w14:textId="77777777" w:rsidR="00644069" w:rsidRPr="00AF4CA8" w:rsidRDefault="00644069" w:rsidP="00644069">
      <w:pPr>
        <w:ind w:firstLine="360"/>
        <w:rPr>
          <w:lang w:val="sr-Cyrl-RS"/>
        </w:rPr>
      </w:pPr>
      <w:r w:rsidRPr="00AF4CA8">
        <w:rPr>
          <w:lang w:val="sr-Cyrl-RS"/>
        </w:rPr>
        <w:t>Оглашивачи ће доносити највећи профит компанији тако што ће плаћати да се њихови производи рекламирају на</w:t>
      </w:r>
      <w:r>
        <w:rPr>
          <w:lang w:val="sr-Cyrl-RS"/>
        </w:rPr>
        <w:t xml:space="preserve"> </w:t>
      </w:r>
      <w:r w:rsidRPr="00AF4CA8">
        <w:rPr>
          <w:lang w:val="sr-Cyrl-RS"/>
        </w:rPr>
        <w:t>платформи. Оглашивачи би били власници локалних угоститељских објеката, објекти који продају и изнајмљују ски опрему и ски школе.</w:t>
      </w:r>
    </w:p>
    <w:p w14:paraId="33ACB17C" w14:textId="77777777" w:rsidR="00644069" w:rsidRPr="00AF4CA8" w:rsidRDefault="00644069" w:rsidP="00644069">
      <w:pPr>
        <w:ind w:firstLine="360"/>
        <w:rPr>
          <w:lang w:val="sr-Cyrl-RS"/>
        </w:rPr>
      </w:pPr>
      <w:r w:rsidRPr="00AF4CA8">
        <w:rPr>
          <w:lang w:val="sr-Cyrl-RS"/>
        </w:rPr>
        <w:t xml:space="preserve">Најзначајнији кориснички сегмент су скијаши јер је њихово коришћење апликације предуслов за добру сарадњу са Горском службом и оглашивачима. </w:t>
      </w:r>
    </w:p>
    <w:p w14:paraId="0321B55F" w14:textId="77777777" w:rsidR="00644069" w:rsidRPr="00AF4CA8" w:rsidRDefault="00644069" w:rsidP="00644069">
      <w:pPr>
        <w:ind w:firstLine="360"/>
        <w:rPr>
          <w:lang w:val="sr-Cyrl-RS"/>
        </w:rPr>
      </w:pPr>
      <w:commentRangeStart w:id="11"/>
      <w:r w:rsidRPr="00AF4CA8">
        <w:rPr>
          <w:lang w:val="sr-Cyrl-RS"/>
        </w:rPr>
        <w:t>Циљано тржиште (SAM) су сви људи који знају да скијају</w:t>
      </w:r>
      <w:r>
        <w:rPr>
          <w:lang w:val="sr-Cyrl-RS"/>
        </w:rPr>
        <w:t xml:space="preserve"> – 1.5% Српског становништва</w:t>
      </w:r>
      <w:sdt>
        <w:sdtPr>
          <w:rPr>
            <w:lang w:val="sr-Cyrl-RS"/>
          </w:rPr>
          <w:id w:val="-1377228768"/>
          <w:citation/>
        </w:sdtPr>
        <w:sdtContent>
          <w:r>
            <w:rPr>
              <w:lang w:val="sr-Cyrl-RS"/>
            </w:rPr>
            <w:fldChar w:fldCharType="begin"/>
          </w:r>
          <w:r>
            <w:rPr>
              <w:lang w:val="sr-Cyrl-RS"/>
            </w:rPr>
            <w:instrText xml:space="preserve"> CITATION Ski \l 10266 </w:instrText>
          </w:r>
          <w:r>
            <w:rPr>
              <w:lang w:val="sr-Cyrl-RS"/>
            </w:rPr>
            <w:fldChar w:fldCharType="separate"/>
          </w:r>
          <w:r>
            <w:rPr>
              <w:noProof/>
              <w:lang w:val="sr-Cyrl-RS"/>
            </w:rPr>
            <w:t xml:space="preserve"> </w:t>
          </w:r>
          <w:r w:rsidRPr="00C7078E">
            <w:rPr>
              <w:noProof/>
              <w:lang w:val="sr-Cyrl-RS"/>
            </w:rPr>
            <w:t>[3]</w:t>
          </w:r>
          <w:r>
            <w:rPr>
              <w:lang w:val="sr-Cyrl-RS"/>
            </w:rPr>
            <w:fldChar w:fldCharType="end"/>
          </w:r>
        </w:sdtContent>
      </w:sdt>
      <w:r w:rsidRPr="00AF4CA8">
        <w:rPr>
          <w:lang w:val="sr-Cyrl-RS"/>
        </w:rPr>
        <w:t xml:space="preserve"> и користе мобилне телефоне док, бар у почетку, реалистички циљ (SOM) представљају људи који скијају на територији Србије.</w:t>
      </w:r>
      <w:commentRangeEnd w:id="11"/>
      <w:r w:rsidRPr="00AF4CA8">
        <w:rPr>
          <w:rStyle w:val="CommentReference"/>
          <w:lang w:val="sr-Cyrl-RS"/>
        </w:rPr>
        <w:commentReference w:id="11"/>
      </w:r>
    </w:p>
    <w:p w14:paraId="3F37B063" w14:textId="77777777" w:rsidR="00644069" w:rsidRPr="00AF4CA8" w:rsidRDefault="00644069" w:rsidP="00644069">
      <w:pPr>
        <w:pStyle w:val="Heading2"/>
        <w:numPr>
          <w:ilvl w:val="1"/>
          <w:numId w:val="7"/>
        </w:numPr>
        <w:rPr>
          <w:lang w:val="sr-Cyrl-RS"/>
        </w:rPr>
      </w:pPr>
      <w:bookmarkStart w:id="12" w:name="_Toc106633746"/>
      <w:r w:rsidRPr="00AF4CA8">
        <w:rPr>
          <w:lang w:val="sr-Cyrl-RS"/>
        </w:rPr>
        <w:t>Предлози вредности</w:t>
      </w:r>
      <w:bookmarkEnd w:id="12"/>
    </w:p>
    <w:p w14:paraId="5676AC9E" w14:textId="77777777" w:rsidR="00644069" w:rsidRPr="009E12DD" w:rsidRDefault="00644069" w:rsidP="00644069">
      <w:pPr>
        <w:ind w:firstLine="360"/>
        <w:rPr>
          <w:vertAlign w:val="superscript"/>
          <w:lang w:val="sr-Cyrl-RS"/>
        </w:rPr>
      </w:pPr>
      <w:r w:rsidRPr="00AF4CA8">
        <w:rPr>
          <w:lang w:val="sr-Cyrl-RS"/>
        </w:rPr>
        <w:t>Компонента предлози вредности описује скуп производа и услуга које стварају вредност за конкретни кориснички сегмент</w:t>
      </w:r>
      <w:sdt>
        <w:sdtPr>
          <w:rPr>
            <w:lang w:val="sr-Cyrl-RS"/>
          </w:rPr>
          <w:id w:val="2058123526"/>
          <w:citation/>
        </w:sdtPr>
        <w:sdtContent>
          <w:r>
            <w:rPr>
              <w:lang w:val="sr-Cyrl-RS"/>
            </w:rPr>
            <w:fldChar w:fldCharType="begin"/>
          </w:r>
          <w:r w:rsidRPr="009E12DD">
            <w:rPr>
              <w:lang w:val="sr-Cyrl-RS"/>
            </w:rPr>
            <w:instrText xml:space="preserve"> </w:instrText>
          </w:r>
          <w:r>
            <w:instrText>CITATION</w:instrText>
          </w:r>
          <w:r w:rsidRPr="009E12DD">
            <w:rPr>
              <w:lang w:val="sr-Cyrl-RS"/>
            </w:rPr>
            <w:instrText xml:space="preserve"> 1 \</w:instrText>
          </w:r>
          <w:r>
            <w:instrText>l</w:instrText>
          </w:r>
          <w:r w:rsidRPr="009E12DD">
            <w:rPr>
              <w:lang w:val="sr-Cyrl-RS"/>
            </w:rPr>
            <w:instrText xml:space="preserve"> 1033 </w:instrText>
          </w:r>
          <w:r>
            <w:rPr>
              <w:lang w:val="sr-Cyrl-RS"/>
            </w:rPr>
            <w:fldChar w:fldCharType="separate"/>
          </w:r>
          <w:r w:rsidRPr="009E71A9">
            <w:rPr>
              <w:noProof/>
              <w:lang w:val="sr-Cyrl-RS"/>
            </w:rPr>
            <w:t xml:space="preserve"> [4]</w:t>
          </w:r>
          <w:r>
            <w:rPr>
              <w:lang w:val="sr-Cyrl-RS"/>
            </w:rPr>
            <w:fldChar w:fldCharType="end"/>
          </w:r>
        </w:sdtContent>
      </w:sdt>
      <w:r w:rsidRPr="009E12DD">
        <w:rPr>
          <w:lang w:val="sr-Cyrl-RS"/>
        </w:rPr>
        <w:t>.</w:t>
      </w:r>
    </w:p>
    <w:p w14:paraId="21C91466" w14:textId="77777777" w:rsidR="00644069" w:rsidRPr="00AF4CA8" w:rsidRDefault="00644069" w:rsidP="00644069">
      <w:pPr>
        <w:ind w:firstLine="360"/>
        <w:rPr>
          <w:lang w:val="sr-Cyrl-RS"/>
        </w:rPr>
      </w:pPr>
      <w:r w:rsidRPr="00AF4CA8">
        <w:rPr>
          <w:lang w:val="sr-Cyrl-RS"/>
        </w:rPr>
        <w:t>Скијаши имају проблем са гужвом на стази, сналажењем у простору на скијалишту и страхом од повреде у току скијања.</w:t>
      </w:r>
      <w:r>
        <w:rPr>
          <w:lang w:val="sr-Cyrl-RS"/>
        </w:rPr>
        <w:t xml:space="preserve"> </w:t>
      </w:r>
      <w:r w:rsidRPr="00AF4CA8">
        <w:rPr>
          <w:lang w:val="sr-Cyrl-RS"/>
        </w:rPr>
        <w:t>Oве проблеме треба решити тако што би просечним корисницима апликације омогућили да провере колика је гужва на ком делу скијалишта и колико ће морати да чекају на жичари, док би премијум корисницима омогућили да лоцирају себе на мапи скијалишта, добију навигацију од своје тренутне локације до жељене локације на планини и позову и пошаљу своју тачну локацију Горској служби спашавања како не би морали да им објашњавају где се налазе у случају несреће.</w:t>
      </w:r>
    </w:p>
    <w:p w14:paraId="3A204F38" w14:textId="77777777" w:rsidR="00644069" w:rsidRPr="00AF4CA8" w:rsidRDefault="00644069" w:rsidP="00644069">
      <w:pPr>
        <w:ind w:firstLine="360"/>
        <w:rPr>
          <w:lang w:val="sr-Cyrl-RS"/>
        </w:rPr>
      </w:pPr>
      <w:r w:rsidRPr="00AF4CA8">
        <w:rPr>
          <w:lang w:val="sr-Cyrl-RS"/>
        </w:rPr>
        <w:t>Горској служби биће пружене и основне и премијум функционалности апликације за све њихове запослене. Они би могли да прихватају захтеве од корисника преко апликације и лоцирају их лако и брзо. Апликација би њима помогла да имају брже време одзива, лакше пронађу људе којима треба да помогну, боље се снађу на планини и избегну гужве приликом рада.</w:t>
      </w:r>
    </w:p>
    <w:p w14:paraId="048BD9BC" w14:textId="77777777" w:rsidR="00644069" w:rsidRPr="00AF4CA8" w:rsidRDefault="00644069" w:rsidP="00644069">
      <w:pPr>
        <w:ind w:firstLine="360"/>
        <w:rPr>
          <w:lang w:val="sr-Cyrl-RS"/>
        </w:rPr>
      </w:pPr>
      <w:r w:rsidRPr="00AF4CA8">
        <w:rPr>
          <w:lang w:val="sr-Cyrl-RS"/>
        </w:rPr>
        <w:t>Оглашивачи би могли да се рекламирају тачно оним људима који би били заинтересовани за њихове производе, имали би једноставан начин да изврше маркетинг на циљаном тржишту</w:t>
      </w:r>
    </w:p>
    <w:p w14:paraId="042CB23B" w14:textId="77777777" w:rsidR="00644069" w:rsidRPr="00AF4CA8" w:rsidRDefault="00644069" w:rsidP="00644069">
      <w:pPr>
        <w:pStyle w:val="Heading2"/>
        <w:numPr>
          <w:ilvl w:val="1"/>
          <w:numId w:val="7"/>
        </w:numPr>
        <w:rPr>
          <w:lang w:val="sr-Cyrl-RS"/>
        </w:rPr>
      </w:pPr>
      <w:bookmarkStart w:id="13" w:name="_Toc106633747"/>
      <w:r w:rsidRPr="00AF4CA8">
        <w:rPr>
          <w:lang w:val="sr-Cyrl-RS"/>
        </w:rPr>
        <w:t>Канали дистрибуције</w:t>
      </w:r>
      <w:bookmarkEnd w:id="13"/>
    </w:p>
    <w:p w14:paraId="41BE2600" w14:textId="77777777" w:rsidR="00644069" w:rsidRPr="009E12DD" w:rsidRDefault="00644069" w:rsidP="00644069">
      <w:pPr>
        <w:ind w:firstLine="360"/>
        <w:rPr>
          <w:vertAlign w:val="superscript"/>
          <w:lang w:val="sr-Cyrl-RS"/>
        </w:rPr>
      </w:pPr>
      <w:r w:rsidRPr="00AF4CA8">
        <w:rPr>
          <w:lang w:val="sr-Cyrl-RS"/>
        </w:rPr>
        <w:t>Компонента канали дистрибуције описује начин на који компанија долази до својих корисника и како комуницира са њима, да би им доставила предложене вредности</w:t>
      </w:r>
      <w:r w:rsidRPr="009E12DD">
        <w:rPr>
          <w:lang w:val="sr-Cyrl-RS"/>
        </w:rPr>
        <w:t xml:space="preserve"> </w:t>
      </w:r>
      <w:sdt>
        <w:sdtPr>
          <w:rPr>
            <w:lang w:val="sr-Cyrl-RS"/>
          </w:rPr>
          <w:id w:val="-1150978338"/>
          <w:citation/>
        </w:sdtPr>
        <w:sdtContent>
          <w:r>
            <w:rPr>
              <w:lang w:val="sr-Cyrl-RS"/>
            </w:rPr>
            <w:fldChar w:fldCharType="begin"/>
          </w:r>
          <w:r w:rsidRPr="009E12DD">
            <w:rPr>
              <w:lang w:val="sr-Cyrl-RS"/>
            </w:rPr>
            <w:instrText xml:space="preserve"> </w:instrText>
          </w:r>
          <w:r>
            <w:instrText>CITATION</w:instrText>
          </w:r>
          <w:r w:rsidRPr="009E12DD">
            <w:rPr>
              <w:lang w:val="sr-Cyrl-RS"/>
            </w:rPr>
            <w:instrText xml:space="preserve"> 1 \</w:instrText>
          </w:r>
          <w:r>
            <w:instrText>l</w:instrText>
          </w:r>
          <w:r w:rsidRPr="009E12DD">
            <w:rPr>
              <w:lang w:val="sr-Cyrl-RS"/>
            </w:rPr>
            <w:instrText xml:space="preserve"> 1033 </w:instrText>
          </w:r>
          <w:r>
            <w:rPr>
              <w:lang w:val="sr-Cyrl-RS"/>
            </w:rPr>
            <w:fldChar w:fldCharType="separate"/>
          </w:r>
          <w:r w:rsidRPr="009E71A9">
            <w:rPr>
              <w:noProof/>
              <w:lang w:val="sr-Cyrl-RS"/>
            </w:rPr>
            <w:t>[4]</w:t>
          </w:r>
          <w:r>
            <w:rPr>
              <w:lang w:val="sr-Cyrl-RS"/>
            </w:rPr>
            <w:fldChar w:fldCharType="end"/>
          </w:r>
        </w:sdtContent>
      </w:sdt>
      <w:r w:rsidRPr="009E12DD">
        <w:rPr>
          <w:lang w:val="sr-Cyrl-RS"/>
        </w:rPr>
        <w:t>.</w:t>
      </w:r>
    </w:p>
    <w:p w14:paraId="36C49A0E" w14:textId="77777777" w:rsidR="00644069" w:rsidRPr="00AF4CA8" w:rsidRDefault="00644069" w:rsidP="00644069">
      <w:pPr>
        <w:pStyle w:val="ListParagraph"/>
        <w:ind w:left="0" w:firstLine="360"/>
        <w:rPr>
          <w:lang w:val="sr-Cyrl-RS"/>
        </w:rPr>
      </w:pPr>
      <w:r w:rsidRPr="00AF4CA8">
        <w:rPr>
          <w:lang w:val="sr-Cyrl-RS"/>
        </w:rPr>
        <w:t>Производ је скијашима доступан бесплатно преко продавница апликација на њиховим телефонима. Додатне функционалности могу докупити уколико сматрају да би им оне додатно олакшале боравак на планини. Канали дистрибуције су директни и сопствени.</w:t>
      </w:r>
    </w:p>
    <w:p w14:paraId="2F56CC93" w14:textId="77777777" w:rsidR="00644069" w:rsidRPr="00AF4CA8" w:rsidRDefault="00644069" w:rsidP="00644069">
      <w:pPr>
        <w:ind w:firstLine="360"/>
        <w:rPr>
          <w:lang w:val="sr-Cyrl-RS"/>
        </w:rPr>
      </w:pPr>
      <w:r w:rsidRPr="00AF4CA8">
        <w:rPr>
          <w:lang w:val="sr-Cyrl-RS"/>
        </w:rPr>
        <w:t>Главно средство подизања свести корисницима о производу јесте рекламирања преко партнерских канала као што су угоститељски објекти на планини, продавнице ски опреме, управа скијалишта. Корисници сами могу да процене да ли им је производ користан и да ли желе да купе премијум пакет. У апликацији постојаће опција за куповину додатних функционалности. У случају проблема при коришћењу производа, у самој апликацији постојаће одељак у коме је могуће обавити дијалог са особљем за корисничку подршку.</w:t>
      </w:r>
    </w:p>
    <w:p w14:paraId="2FF2F3CD" w14:textId="77777777" w:rsidR="00644069" w:rsidRPr="00AF4CA8" w:rsidRDefault="00644069" w:rsidP="00644069">
      <w:pPr>
        <w:ind w:firstLine="360"/>
        <w:rPr>
          <w:lang w:val="sr-Cyrl-RS"/>
        </w:rPr>
      </w:pPr>
      <w:r w:rsidRPr="00AF4CA8">
        <w:rPr>
          <w:lang w:val="sr-Cyrl-RS"/>
        </w:rPr>
        <w:t xml:space="preserve">Комуникација са Горском службом би била директна и управнику Горске службе неког скијалишта би било понуђено да купи премијум пакет апликације по сниженој цени за све своје запослене. </w:t>
      </w:r>
      <w:r>
        <w:rPr>
          <w:lang w:val="sr-Cyrl-RS"/>
        </w:rPr>
        <w:t>Запослени би даље користили апликацију тако што би им „сандуче“ стизали захтеви корисника, где би они могли да прихвате захтев који желе да опслуже и упуте са ка угроженом скијашу. Апликација би им тада пружила могућност прегледа гужве и евентуалну навигацију до места незгоде</w:t>
      </w:r>
      <w:r w:rsidRPr="00AF4CA8">
        <w:rPr>
          <w:lang w:val="sr-Cyrl-RS"/>
        </w:rPr>
        <w:t xml:space="preserve"> </w:t>
      </w:r>
      <w:commentRangeStart w:id="14"/>
      <w:commentRangeEnd w:id="14"/>
      <w:r w:rsidRPr="00AF4CA8">
        <w:rPr>
          <w:rStyle w:val="CommentReference"/>
          <w:lang w:val="sr-Cyrl-RS"/>
        </w:rPr>
        <w:commentReference w:id="14"/>
      </w:r>
      <w:r w:rsidRPr="00AF4CA8">
        <w:rPr>
          <w:lang w:val="sr-Cyrl-RS"/>
        </w:rPr>
        <w:t>.</w:t>
      </w:r>
    </w:p>
    <w:p w14:paraId="167FD57E" w14:textId="77777777" w:rsidR="00644069" w:rsidRPr="00AF4CA8" w:rsidRDefault="00644069" w:rsidP="00644069">
      <w:pPr>
        <w:ind w:firstLine="360"/>
        <w:rPr>
          <w:lang w:val="sr-Cyrl-RS"/>
        </w:rPr>
      </w:pPr>
      <w:r w:rsidRPr="00AF4CA8">
        <w:rPr>
          <w:lang w:val="sr-Cyrl-RS"/>
        </w:rPr>
        <w:t>Са оглашивачима би се такође комуницирало директно и било би им понуђено рекламирање њихових производа на апликацији по одређеној цени.</w:t>
      </w:r>
    </w:p>
    <w:p w14:paraId="412E0A55" w14:textId="77777777" w:rsidR="00644069" w:rsidRPr="00AF4CA8" w:rsidRDefault="00644069" w:rsidP="00644069">
      <w:pPr>
        <w:pStyle w:val="Heading2"/>
        <w:numPr>
          <w:ilvl w:val="1"/>
          <w:numId w:val="7"/>
        </w:numPr>
        <w:rPr>
          <w:lang w:val="sr-Cyrl-RS"/>
        </w:rPr>
      </w:pPr>
      <w:bookmarkStart w:id="15" w:name="_Toc106633748"/>
      <w:r w:rsidRPr="00AF4CA8">
        <w:rPr>
          <w:lang w:val="sr-Cyrl-RS"/>
        </w:rPr>
        <w:t>Односи са корисницима</w:t>
      </w:r>
      <w:bookmarkEnd w:id="15"/>
    </w:p>
    <w:p w14:paraId="1E4F2444" w14:textId="77777777" w:rsidR="00644069" w:rsidRPr="00A27505" w:rsidRDefault="00644069" w:rsidP="00644069">
      <w:pPr>
        <w:ind w:firstLine="360"/>
        <w:rPr>
          <w:vertAlign w:val="superscript"/>
        </w:rPr>
      </w:pPr>
      <w:r w:rsidRPr="00AF4CA8">
        <w:rPr>
          <w:lang w:val="sr-Cyrl-RS"/>
        </w:rPr>
        <w:t>Компонента односи са корисницима описује тип односа који компанија успоставља са одређеним корисничким сегментом. У комуникацији са скијашима се користи аутоматизовани сервис односно комбинација самопослуживања и аутоматизованих процеса. Са управом Горске службе постоји директан однос, док је однос са медицинским особљем Горске службе исти као са скијашима. Са оглашивачима такође постоји директан однос</w:t>
      </w:r>
      <w:sdt>
        <w:sdtPr>
          <w:rPr>
            <w:lang w:val="sr-Cyrl-RS"/>
          </w:rPr>
          <w:id w:val="-350879810"/>
          <w:citation/>
        </w:sdtPr>
        <w:sdtContent>
          <w:r>
            <w:rPr>
              <w:lang w:val="sr-Cyrl-RS"/>
            </w:rPr>
            <w:fldChar w:fldCharType="begin"/>
          </w:r>
          <w:r>
            <w:instrText xml:space="preserve"> CITATION 1 \l 1033 </w:instrText>
          </w:r>
          <w:r>
            <w:rPr>
              <w:lang w:val="sr-Cyrl-RS"/>
            </w:rPr>
            <w:fldChar w:fldCharType="separate"/>
          </w:r>
          <w:r>
            <w:rPr>
              <w:noProof/>
            </w:rPr>
            <w:t xml:space="preserve"> </w:t>
          </w:r>
          <w:r w:rsidRPr="009E71A9">
            <w:rPr>
              <w:noProof/>
            </w:rPr>
            <w:t>[4]</w:t>
          </w:r>
          <w:r>
            <w:rPr>
              <w:lang w:val="sr-Cyrl-RS"/>
            </w:rPr>
            <w:fldChar w:fldCharType="end"/>
          </w:r>
        </w:sdtContent>
      </w:sdt>
      <w:r>
        <w:t>.</w:t>
      </w:r>
    </w:p>
    <w:p w14:paraId="5D2EFFD2" w14:textId="77777777" w:rsidR="00644069" w:rsidRPr="00AF4CA8" w:rsidRDefault="00644069" w:rsidP="00644069">
      <w:pPr>
        <w:pStyle w:val="Heading2"/>
        <w:numPr>
          <w:ilvl w:val="1"/>
          <w:numId w:val="7"/>
        </w:numPr>
        <w:rPr>
          <w:lang w:val="sr-Cyrl-RS"/>
        </w:rPr>
      </w:pPr>
      <w:bookmarkStart w:id="16" w:name="_Toc106633749"/>
      <w:r w:rsidRPr="00AF4CA8">
        <w:rPr>
          <w:lang w:val="sr-Cyrl-RS"/>
        </w:rPr>
        <w:t>Токови прихода</w:t>
      </w:r>
      <w:bookmarkEnd w:id="16"/>
    </w:p>
    <w:p w14:paraId="6F190130" w14:textId="77777777" w:rsidR="00644069" w:rsidRPr="00AF4CA8" w:rsidRDefault="00644069" w:rsidP="00644069">
      <w:pPr>
        <w:ind w:firstLine="360"/>
        <w:rPr>
          <w:vertAlign w:val="superscript"/>
          <w:lang w:val="sr-Cyrl-RS"/>
        </w:rPr>
      </w:pPr>
      <w:r w:rsidRPr="00AF4CA8">
        <w:rPr>
          <w:lang w:val="sr-Cyrl-RS"/>
        </w:rPr>
        <w:t>Ова компонента представља готовину који компанија генерише од сваког од корисничких сегмената</w:t>
      </w:r>
      <w:r w:rsidRPr="00B76133">
        <w:rPr>
          <w:lang w:val="sr-Cyrl-RS"/>
        </w:rPr>
        <w:t xml:space="preserve"> </w:t>
      </w:r>
      <w:sdt>
        <w:sdtPr>
          <w:rPr>
            <w:lang w:val="sr-Cyrl-RS"/>
          </w:rPr>
          <w:id w:val="-1137876126"/>
          <w:citation/>
        </w:sdtPr>
        <w:sdtContent>
          <w:r>
            <w:rPr>
              <w:lang w:val="sr-Cyrl-RS"/>
            </w:rPr>
            <w:fldChar w:fldCharType="begin"/>
          </w:r>
          <w:r w:rsidRPr="00B76133">
            <w:rPr>
              <w:lang w:val="sr-Cyrl-RS"/>
            </w:rPr>
            <w:instrText xml:space="preserve"> </w:instrText>
          </w:r>
          <w:r>
            <w:instrText>CITATION</w:instrText>
          </w:r>
          <w:r w:rsidRPr="00B76133">
            <w:rPr>
              <w:lang w:val="sr-Cyrl-RS"/>
            </w:rPr>
            <w:instrText xml:space="preserve"> 1 \</w:instrText>
          </w:r>
          <w:r>
            <w:instrText>l</w:instrText>
          </w:r>
          <w:r w:rsidRPr="00B76133">
            <w:rPr>
              <w:lang w:val="sr-Cyrl-RS"/>
            </w:rPr>
            <w:instrText xml:space="preserve"> 1033 </w:instrText>
          </w:r>
          <w:r>
            <w:rPr>
              <w:lang w:val="sr-Cyrl-RS"/>
            </w:rPr>
            <w:fldChar w:fldCharType="separate"/>
          </w:r>
          <w:r w:rsidRPr="009E71A9">
            <w:rPr>
              <w:noProof/>
              <w:lang w:val="sr-Cyrl-RS"/>
            </w:rPr>
            <w:t>[4]</w:t>
          </w:r>
          <w:r>
            <w:rPr>
              <w:lang w:val="sr-Cyrl-RS"/>
            </w:rPr>
            <w:fldChar w:fldCharType="end"/>
          </w:r>
        </w:sdtContent>
      </w:sdt>
      <w:r w:rsidRPr="00AF4CA8">
        <w:rPr>
          <w:lang w:val="sr-Cyrl-RS"/>
        </w:rPr>
        <w:t>. Компанија ће зарађивати тако што ће корисницима нудити да се пре</w:t>
      </w:r>
      <w:r>
        <w:rPr>
          <w:lang w:val="sr-Cyrl-RS"/>
        </w:rPr>
        <w:t>т</w:t>
      </w:r>
      <w:r w:rsidRPr="00AF4CA8">
        <w:rPr>
          <w:lang w:val="sr-Cyrl-RS"/>
        </w:rPr>
        <w:t>плате на премијум верзију апликације. Ово су трансакциони приходи. Плаћа се фиксна цена у зависности од броја дана који проводе на планини или сезонска претплата једном годишње.</w:t>
      </w:r>
    </w:p>
    <w:p w14:paraId="2D4F8FD7" w14:textId="77777777" w:rsidR="00644069" w:rsidRPr="00AF4CA8" w:rsidRDefault="00644069" w:rsidP="00644069">
      <w:pPr>
        <w:spacing w:before="120"/>
        <w:ind w:firstLine="288"/>
        <w:rPr>
          <w:lang w:val="sr-Cyrl-RS"/>
        </w:rPr>
      </w:pPr>
      <w:r w:rsidRPr="00AF4CA8">
        <w:rPr>
          <w:lang w:val="sr-Cyrl-RS"/>
        </w:rPr>
        <w:t>Понављајући приходи су они који се добијају од Горске службе спасавања и оглашивача. Управа горске службе набавља производ свим својим запосленим по сезонској цени са попустом. Најбитнији приходи су они од оглашивачи који рекламирају свој производ или услуге уз накнаду. Они плаћају по броју појављивања рекламе на апликацији.</w:t>
      </w:r>
    </w:p>
    <w:p w14:paraId="604DF941" w14:textId="77777777" w:rsidR="00644069" w:rsidRPr="00AF4CA8" w:rsidRDefault="00644069" w:rsidP="00644069">
      <w:pPr>
        <w:pStyle w:val="Heading2"/>
        <w:numPr>
          <w:ilvl w:val="1"/>
          <w:numId w:val="7"/>
        </w:numPr>
        <w:rPr>
          <w:lang w:val="sr-Cyrl-RS"/>
        </w:rPr>
      </w:pPr>
      <w:bookmarkStart w:id="17" w:name="_Toc106633750"/>
      <w:r w:rsidRPr="00AF4CA8">
        <w:rPr>
          <w:lang w:val="sr-Cyrl-RS"/>
        </w:rPr>
        <w:t>Кључни ресурси</w:t>
      </w:r>
      <w:bookmarkEnd w:id="17"/>
    </w:p>
    <w:p w14:paraId="2A601DC3" w14:textId="77777777" w:rsidR="00644069" w:rsidRPr="00AF4CA8" w:rsidRDefault="00644069" w:rsidP="00644069">
      <w:pPr>
        <w:ind w:firstLine="360"/>
        <w:rPr>
          <w:vertAlign w:val="superscript"/>
          <w:lang w:val="sr-Cyrl-RS"/>
        </w:rPr>
      </w:pPr>
      <w:r w:rsidRPr="00AF4CA8">
        <w:rPr>
          <w:lang w:val="sr-Cyrl-RS"/>
        </w:rPr>
        <w:t>Компонента кључни ресурси описује најважније ресурсе који су потребни да би пословни модел могао да функционише</w:t>
      </w:r>
      <w:r w:rsidRPr="00B76133">
        <w:rPr>
          <w:lang w:val="sr-Cyrl-RS"/>
        </w:rPr>
        <w:t xml:space="preserve"> </w:t>
      </w:r>
      <w:sdt>
        <w:sdtPr>
          <w:rPr>
            <w:lang w:val="sr-Cyrl-RS"/>
          </w:rPr>
          <w:id w:val="-1930336967"/>
          <w:citation/>
        </w:sdtPr>
        <w:sdtContent>
          <w:r>
            <w:rPr>
              <w:lang w:val="sr-Cyrl-RS"/>
            </w:rPr>
            <w:fldChar w:fldCharType="begin"/>
          </w:r>
          <w:r w:rsidRPr="00B76133">
            <w:rPr>
              <w:lang w:val="sr-Cyrl-RS"/>
            </w:rPr>
            <w:instrText xml:space="preserve"> </w:instrText>
          </w:r>
          <w:r>
            <w:instrText>CITATION</w:instrText>
          </w:r>
          <w:r w:rsidRPr="00B76133">
            <w:rPr>
              <w:lang w:val="sr-Cyrl-RS"/>
            </w:rPr>
            <w:instrText xml:space="preserve"> 1 \</w:instrText>
          </w:r>
          <w:r>
            <w:instrText>l</w:instrText>
          </w:r>
          <w:r w:rsidRPr="00B76133">
            <w:rPr>
              <w:lang w:val="sr-Cyrl-RS"/>
            </w:rPr>
            <w:instrText xml:space="preserve"> 1033 </w:instrText>
          </w:r>
          <w:r>
            <w:rPr>
              <w:lang w:val="sr-Cyrl-RS"/>
            </w:rPr>
            <w:fldChar w:fldCharType="separate"/>
          </w:r>
          <w:r w:rsidRPr="009E71A9">
            <w:rPr>
              <w:noProof/>
              <w:lang w:val="sr-Cyrl-RS"/>
            </w:rPr>
            <w:t>[4]</w:t>
          </w:r>
          <w:r>
            <w:rPr>
              <w:lang w:val="sr-Cyrl-RS"/>
            </w:rPr>
            <w:fldChar w:fldCharType="end"/>
          </w:r>
        </w:sdtContent>
      </w:sdt>
      <w:r w:rsidRPr="00AF4CA8">
        <w:rPr>
          <w:lang w:val="sr-Cyrl-RS"/>
        </w:rPr>
        <w:t>. За реализацију и одржавање саме апликације пре свега потребни су људски ресурси. Финансијски ресурси су неопходни да би се стигло до корисника за мар</w:t>
      </w:r>
      <w:r>
        <w:rPr>
          <w:lang w:val="sr-Cyrl-RS"/>
        </w:rPr>
        <w:t>к</w:t>
      </w:r>
      <w:r w:rsidRPr="00AF4CA8">
        <w:rPr>
          <w:lang w:val="sr-Cyrl-RS"/>
        </w:rPr>
        <w:t>етинг апликације и за одржавање платформе.</w:t>
      </w:r>
    </w:p>
    <w:p w14:paraId="446291F0" w14:textId="77777777" w:rsidR="00644069" w:rsidRPr="00AF4CA8" w:rsidRDefault="00644069" w:rsidP="00644069">
      <w:pPr>
        <w:pStyle w:val="Heading2"/>
        <w:numPr>
          <w:ilvl w:val="1"/>
          <w:numId w:val="7"/>
        </w:numPr>
        <w:rPr>
          <w:lang w:val="sr-Cyrl-RS"/>
        </w:rPr>
      </w:pPr>
      <w:bookmarkStart w:id="18" w:name="_Toc106633751"/>
      <w:r w:rsidRPr="00AF4CA8">
        <w:rPr>
          <w:lang w:val="sr-Cyrl-RS"/>
        </w:rPr>
        <w:t>Кључне активности</w:t>
      </w:r>
      <w:bookmarkEnd w:id="18"/>
    </w:p>
    <w:p w14:paraId="148584B3" w14:textId="77777777" w:rsidR="00644069" w:rsidRPr="00AF4CA8" w:rsidRDefault="00644069" w:rsidP="00644069">
      <w:pPr>
        <w:spacing w:before="120"/>
        <w:ind w:firstLine="288"/>
        <w:rPr>
          <w:vertAlign w:val="superscript"/>
          <w:lang w:val="sr-Cyrl-RS"/>
        </w:rPr>
      </w:pPr>
      <w:r w:rsidRPr="00AF4CA8">
        <w:rPr>
          <w:lang w:val="sr-Cyrl-RS"/>
        </w:rPr>
        <w:t>Ова компонента описује најважније ствари које компанија мора да уради да би њен пословни модел функционисао</w:t>
      </w:r>
      <w:r w:rsidRPr="00B76133">
        <w:rPr>
          <w:lang w:val="sr-Cyrl-RS"/>
        </w:rPr>
        <w:t xml:space="preserve"> </w:t>
      </w:r>
      <w:sdt>
        <w:sdtPr>
          <w:rPr>
            <w:lang w:val="sr-Cyrl-RS"/>
          </w:rPr>
          <w:id w:val="500396189"/>
          <w:citation/>
        </w:sdtPr>
        <w:sdtContent>
          <w:r>
            <w:rPr>
              <w:lang w:val="sr-Cyrl-RS"/>
            </w:rPr>
            <w:fldChar w:fldCharType="begin"/>
          </w:r>
          <w:r w:rsidRPr="00B76133">
            <w:rPr>
              <w:lang w:val="sr-Cyrl-RS"/>
            </w:rPr>
            <w:instrText xml:space="preserve"> </w:instrText>
          </w:r>
          <w:r>
            <w:instrText>CITATION</w:instrText>
          </w:r>
          <w:r w:rsidRPr="00B76133">
            <w:rPr>
              <w:lang w:val="sr-Cyrl-RS"/>
            </w:rPr>
            <w:instrText xml:space="preserve"> 1 \</w:instrText>
          </w:r>
          <w:r>
            <w:instrText>l</w:instrText>
          </w:r>
          <w:r w:rsidRPr="00B76133">
            <w:rPr>
              <w:lang w:val="sr-Cyrl-RS"/>
            </w:rPr>
            <w:instrText xml:space="preserve"> 1033 </w:instrText>
          </w:r>
          <w:r>
            <w:rPr>
              <w:lang w:val="sr-Cyrl-RS"/>
            </w:rPr>
            <w:fldChar w:fldCharType="separate"/>
          </w:r>
          <w:r w:rsidRPr="009E71A9">
            <w:rPr>
              <w:noProof/>
              <w:lang w:val="sr-Cyrl-RS"/>
            </w:rPr>
            <w:t>[4]</w:t>
          </w:r>
          <w:r>
            <w:rPr>
              <w:lang w:val="sr-Cyrl-RS"/>
            </w:rPr>
            <w:fldChar w:fldCharType="end"/>
          </w:r>
        </w:sdtContent>
      </w:sdt>
      <w:r w:rsidRPr="00AF4CA8">
        <w:rPr>
          <w:lang w:val="sr-Cyrl-RS"/>
        </w:rPr>
        <w:t>. Да би апликација успе</w:t>
      </w:r>
      <w:r>
        <w:rPr>
          <w:lang w:val="sr-Cyrl-RS"/>
        </w:rPr>
        <w:t>ш</w:t>
      </w:r>
      <w:r w:rsidRPr="00AF4CA8">
        <w:rPr>
          <w:lang w:val="sr-Cyrl-RS"/>
        </w:rPr>
        <w:t>но пословала са клијентима прво је неопходно дизајнирати и развити софтвер. Након што је апликација успешно направљена потребно је одржавати је и решавати индивидуалне проблеме корисника. Да би корисници сазнали за производ мора се вршити рекламирање и маркетинг апликације. Такође је неопходно бавити се продајом производа, како саме апликације, тако и места за рекламацију које нуди апликација.</w:t>
      </w:r>
    </w:p>
    <w:p w14:paraId="614078B4" w14:textId="77777777" w:rsidR="00644069" w:rsidRPr="00AF4CA8" w:rsidRDefault="00644069" w:rsidP="00644069">
      <w:pPr>
        <w:pStyle w:val="Heading2"/>
        <w:numPr>
          <w:ilvl w:val="1"/>
          <w:numId w:val="7"/>
        </w:numPr>
        <w:rPr>
          <w:lang w:val="sr-Cyrl-RS"/>
        </w:rPr>
      </w:pPr>
      <w:bookmarkStart w:id="19" w:name="_Toc106633752"/>
      <w:r w:rsidRPr="00AF4CA8">
        <w:rPr>
          <w:lang w:val="sr-Cyrl-RS"/>
        </w:rPr>
        <w:t>Кључна партнерства</w:t>
      </w:r>
      <w:bookmarkEnd w:id="19"/>
    </w:p>
    <w:p w14:paraId="01637BA5" w14:textId="77777777" w:rsidR="00644069" w:rsidRPr="00AF4CA8" w:rsidRDefault="00644069" w:rsidP="00644069">
      <w:pPr>
        <w:pStyle w:val="ListParagraph"/>
        <w:spacing w:before="120"/>
        <w:ind w:left="0" w:firstLine="288"/>
        <w:contextualSpacing w:val="0"/>
        <w:rPr>
          <w:bCs/>
          <w:color w:val="000000" w:themeColor="text1"/>
          <w:vertAlign w:val="superscript"/>
          <w:lang w:val="sr-Cyrl-RS"/>
        </w:rPr>
      </w:pPr>
      <w:r w:rsidRPr="00AF4CA8">
        <w:rPr>
          <w:lang w:val="sr-Cyrl-RS"/>
        </w:rPr>
        <w:t>Компонента кључни партнери описује мрежу добављача и партнера који омогућавају рад пословног модела</w:t>
      </w:r>
      <w:r w:rsidRPr="00B76133">
        <w:rPr>
          <w:lang w:val="sr-Cyrl-RS"/>
        </w:rPr>
        <w:t xml:space="preserve"> </w:t>
      </w:r>
      <w:sdt>
        <w:sdtPr>
          <w:rPr>
            <w:lang w:val="sr-Cyrl-RS"/>
          </w:rPr>
          <w:id w:val="-310798952"/>
          <w:citation/>
        </w:sdtPr>
        <w:sdtContent>
          <w:r>
            <w:rPr>
              <w:lang w:val="sr-Cyrl-RS"/>
            </w:rPr>
            <w:fldChar w:fldCharType="begin"/>
          </w:r>
          <w:r w:rsidRPr="00B76133">
            <w:rPr>
              <w:lang w:val="sr-Cyrl-RS"/>
            </w:rPr>
            <w:instrText xml:space="preserve"> </w:instrText>
          </w:r>
          <w:r>
            <w:instrText>CITATION</w:instrText>
          </w:r>
          <w:r w:rsidRPr="00B76133">
            <w:rPr>
              <w:lang w:val="sr-Cyrl-RS"/>
            </w:rPr>
            <w:instrText xml:space="preserve"> 1 \</w:instrText>
          </w:r>
          <w:r>
            <w:instrText>l</w:instrText>
          </w:r>
          <w:r w:rsidRPr="00B76133">
            <w:rPr>
              <w:lang w:val="sr-Cyrl-RS"/>
            </w:rPr>
            <w:instrText xml:space="preserve"> 1033 </w:instrText>
          </w:r>
          <w:r>
            <w:rPr>
              <w:lang w:val="sr-Cyrl-RS"/>
            </w:rPr>
            <w:fldChar w:fldCharType="separate"/>
          </w:r>
          <w:r w:rsidRPr="009E71A9">
            <w:rPr>
              <w:noProof/>
              <w:lang w:val="sr-Cyrl-RS"/>
            </w:rPr>
            <w:t>[4]</w:t>
          </w:r>
          <w:r>
            <w:rPr>
              <w:lang w:val="sr-Cyrl-RS"/>
            </w:rPr>
            <w:fldChar w:fldCharType="end"/>
          </w:r>
        </w:sdtContent>
      </w:sdt>
      <w:r w:rsidRPr="00AF4CA8">
        <w:rPr>
          <w:lang w:val="sr-Cyrl-RS"/>
        </w:rPr>
        <w:t>.</w:t>
      </w:r>
      <w:r w:rsidRPr="00AF4CA8">
        <w:rPr>
          <w:bCs/>
          <w:color w:val="000000" w:themeColor="text1"/>
          <w:lang w:val="sr-Cyrl-RS"/>
        </w:rPr>
        <w:t xml:space="preserve"> За почетак потребно је оформити партнерство са управама скијалишта да би добили приступ видео снимцима са жичаре и стазе у реалном времену (или добили дозволу да поставимо наше камере) са којих можемо покупити информације о гужви на стазама.</w:t>
      </w:r>
    </w:p>
    <w:p w14:paraId="608B0BC8" w14:textId="77777777" w:rsidR="00644069" w:rsidRPr="00AF4CA8" w:rsidRDefault="00644069" w:rsidP="00644069">
      <w:pPr>
        <w:pStyle w:val="ListParagraph"/>
        <w:spacing w:before="120"/>
        <w:ind w:left="0" w:firstLine="288"/>
        <w:contextualSpacing w:val="0"/>
        <w:rPr>
          <w:bCs/>
          <w:color w:val="000000" w:themeColor="text1"/>
          <w:lang w:val="sr-Cyrl-RS"/>
        </w:rPr>
      </w:pPr>
      <w:r w:rsidRPr="00AF4CA8">
        <w:rPr>
          <w:bCs/>
          <w:color w:val="000000" w:themeColor="text1"/>
          <w:lang w:val="sr-Cyrl-RS"/>
        </w:rPr>
        <w:t>Партнерство са Горском службом је битно да би могли да успоставимо функционалност позива и слања тачне локације Горској служби у случају несреће на стази.</w:t>
      </w:r>
    </w:p>
    <w:p w14:paraId="514FE341" w14:textId="77777777" w:rsidR="00644069" w:rsidRPr="00AF4CA8" w:rsidRDefault="00644069" w:rsidP="00644069">
      <w:pPr>
        <w:pStyle w:val="ListParagraph"/>
        <w:spacing w:before="120"/>
        <w:ind w:left="0" w:firstLine="288"/>
        <w:contextualSpacing w:val="0"/>
        <w:rPr>
          <w:bCs/>
          <w:color w:val="000000" w:themeColor="text1"/>
          <w:lang w:val="sr-Cyrl-RS"/>
        </w:rPr>
      </w:pPr>
      <w:r w:rsidRPr="00AF4CA8">
        <w:rPr>
          <w:bCs/>
          <w:color w:val="000000" w:themeColor="text1"/>
          <w:lang w:val="sr-Cyrl-RS"/>
        </w:rPr>
        <w:t>Рад са оглашивачима као што су локални угоститељски објекти и продавнице ски опреме је битан јер они доносе највеће приходе компанији.</w:t>
      </w:r>
    </w:p>
    <w:p w14:paraId="00CE13A0" w14:textId="77777777" w:rsidR="00644069" w:rsidRPr="00AF4CA8" w:rsidRDefault="00644069" w:rsidP="00644069">
      <w:pPr>
        <w:pStyle w:val="ListParagraph"/>
        <w:spacing w:before="120"/>
        <w:ind w:left="0" w:firstLine="288"/>
        <w:contextualSpacing w:val="0"/>
        <w:rPr>
          <w:bCs/>
          <w:color w:val="000000" w:themeColor="text1"/>
          <w:lang w:val="sr-Cyrl-RS"/>
        </w:rPr>
      </w:pPr>
      <w:r w:rsidRPr="00AF4CA8">
        <w:rPr>
          <w:bCs/>
          <w:color w:val="000000" w:themeColor="text1"/>
          <w:lang w:val="sr-Cyrl-RS"/>
        </w:rPr>
        <w:t>Да би апликацију могли да доставимо корисницима мора постојати однос са продавницама мобилних апликација на различитим оперативним системима.</w:t>
      </w:r>
    </w:p>
    <w:p w14:paraId="7CD3A0E3" w14:textId="77777777" w:rsidR="00644069" w:rsidRPr="00AF4CA8" w:rsidRDefault="00644069" w:rsidP="00644069">
      <w:pPr>
        <w:pStyle w:val="ListParagraph"/>
        <w:spacing w:before="120"/>
        <w:ind w:left="0" w:firstLine="288"/>
        <w:contextualSpacing w:val="0"/>
        <w:rPr>
          <w:color w:val="FF0000"/>
          <w:lang w:val="sr-Cyrl-RS"/>
        </w:rPr>
      </w:pPr>
      <w:r w:rsidRPr="00AF4CA8">
        <w:rPr>
          <w:bCs/>
          <w:color w:val="000000" w:themeColor="text1"/>
          <w:lang w:val="sr-Cyrl-RS"/>
        </w:rPr>
        <w:t>У почетним фазама било би добро успоставити партнерства са инвеститорима да би се добили финансијски ресурси за покретање компаније.</w:t>
      </w:r>
    </w:p>
    <w:p w14:paraId="5DD01468" w14:textId="77777777" w:rsidR="00644069" w:rsidRPr="00AF4CA8" w:rsidRDefault="00644069" w:rsidP="00644069">
      <w:pPr>
        <w:pStyle w:val="Heading2"/>
        <w:numPr>
          <w:ilvl w:val="1"/>
          <w:numId w:val="7"/>
        </w:numPr>
        <w:rPr>
          <w:lang w:val="sr-Cyrl-RS"/>
        </w:rPr>
      </w:pPr>
      <w:bookmarkStart w:id="20" w:name="_Toc106633753"/>
      <w:r w:rsidRPr="00AF4CA8">
        <w:rPr>
          <w:lang w:val="sr-Cyrl-RS"/>
        </w:rPr>
        <w:t>Структура трошкова</w:t>
      </w:r>
      <w:bookmarkEnd w:id="20"/>
    </w:p>
    <w:p w14:paraId="12ABCD66" w14:textId="77777777" w:rsidR="00644069" w:rsidRPr="00C67183" w:rsidRDefault="00644069" w:rsidP="00644069">
      <w:pPr>
        <w:spacing w:before="120"/>
        <w:ind w:firstLine="360"/>
        <w:rPr>
          <w:vertAlign w:val="superscript"/>
        </w:rPr>
        <w:pPrChange w:id="21" w:author="Марија Костић" w:date="2022-05-06T16:53:00Z">
          <w:pPr>
            <w:spacing w:before="120"/>
          </w:pPr>
        </w:pPrChange>
      </w:pPr>
      <w:r w:rsidRPr="00AF4CA8">
        <w:rPr>
          <w:lang w:val="sr-Cyrl-RS"/>
        </w:rPr>
        <w:t>Ова компонента описује све трошкове настале функционисањем пословног модела</w:t>
      </w:r>
      <w:sdt>
        <w:sdtPr>
          <w:rPr>
            <w:lang w:val="sr-Cyrl-RS"/>
          </w:rPr>
          <w:id w:val="-1938198926"/>
          <w:citation/>
        </w:sdtPr>
        <w:sdtContent>
          <w:r>
            <w:rPr>
              <w:lang w:val="sr-Cyrl-RS"/>
            </w:rPr>
            <w:fldChar w:fldCharType="begin"/>
          </w:r>
          <w:r w:rsidRPr="00C67183">
            <w:rPr>
              <w:lang w:val="sr-Cyrl-RS"/>
            </w:rPr>
            <w:instrText xml:space="preserve"> </w:instrText>
          </w:r>
          <w:r>
            <w:instrText>CITATION</w:instrText>
          </w:r>
          <w:r w:rsidRPr="00C67183">
            <w:rPr>
              <w:lang w:val="sr-Cyrl-RS"/>
            </w:rPr>
            <w:instrText xml:space="preserve"> 1 \</w:instrText>
          </w:r>
          <w:r>
            <w:instrText>l</w:instrText>
          </w:r>
          <w:r w:rsidRPr="00C67183">
            <w:rPr>
              <w:lang w:val="sr-Cyrl-RS"/>
            </w:rPr>
            <w:instrText xml:space="preserve"> 1033 </w:instrText>
          </w:r>
          <w:r>
            <w:rPr>
              <w:lang w:val="sr-Cyrl-RS"/>
            </w:rPr>
            <w:fldChar w:fldCharType="separate"/>
          </w:r>
          <w:r w:rsidRPr="009E71A9">
            <w:rPr>
              <w:noProof/>
              <w:lang w:val="sr-Cyrl-RS"/>
            </w:rPr>
            <w:t xml:space="preserve"> [4]</w:t>
          </w:r>
          <w:r>
            <w:rPr>
              <w:lang w:val="sr-Cyrl-RS"/>
            </w:rPr>
            <w:fldChar w:fldCharType="end"/>
          </w:r>
        </w:sdtContent>
      </w:sdt>
      <w:r w:rsidRPr="00AF4CA8">
        <w:rPr>
          <w:lang w:val="sr-Cyrl-RS"/>
        </w:rPr>
        <w:t xml:space="preserve">. Најважнији трошкови су </w:t>
      </w:r>
      <w:r w:rsidRPr="00AF4CA8">
        <w:rPr>
          <w:bCs/>
          <w:color w:val="000000" w:themeColor="text1"/>
          <w:lang w:val="sr-Cyrl-RS"/>
        </w:rPr>
        <w:t xml:space="preserve">исплата људских ресурса који дизајнирају, стварају и одржавају апликацију, </w:t>
      </w:r>
      <w:r w:rsidRPr="00AF4CA8">
        <w:rPr>
          <w:lang w:val="sr-Cyrl-RS"/>
        </w:rPr>
        <w:t>м</w:t>
      </w:r>
      <w:r w:rsidRPr="00AF4CA8">
        <w:rPr>
          <w:bCs/>
          <w:color w:val="000000" w:themeColor="text1"/>
          <w:lang w:val="sr-Cyrl-RS"/>
        </w:rPr>
        <w:t>аркетинг производа, накнаде одржавања платформе, до</w:t>
      </w:r>
      <w:r w:rsidRPr="00AF4CA8">
        <w:rPr>
          <w:lang w:val="sr-Cyrl-RS"/>
        </w:rPr>
        <w:t>бијање и обнављање лиценце. Варијабилни трошкови су исплата људства и маркетинг, док су остали фиксни. Наш пословни модел руковођен је трошковима</w:t>
      </w:r>
      <w:r>
        <w:t>.</w:t>
      </w:r>
    </w:p>
    <w:p w14:paraId="63F37FF2" w14:textId="77777777" w:rsidR="00644069" w:rsidRPr="00AF4CA8" w:rsidRDefault="00644069" w:rsidP="00644069">
      <w:pPr>
        <w:pStyle w:val="Heading1"/>
        <w:numPr>
          <w:ilvl w:val="0"/>
          <w:numId w:val="7"/>
        </w:numPr>
        <w:rPr>
          <w:lang w:val="sr-Cyrl-RS"/>
        </w:rPr>
        <w:pPrChange w:id="22" w:author="Марија Костић" w:date="2022-05-06T16:53:00Z">
          <w:pPr>
            <w:pStyle w:val="Heading1"/>
            <w:numPr>
              <w:numId w:val="7"/>
            </w:numPr>
            <w:ind w:left="720" w:hanging="360"/>
          </w:pPr>
        </w:pPrChange>
      </w:pPr>
      <w:bookmarkStart w:id="23" w:name="_Toc93049462"/>
      <w:bookmarkStart w:id="24" w:name="_Toc93908893"/>
      <w:bookmarkStart w:id="25" w:name="_Toc106633754"/>
      <w:r w:rsidRPr="00AF4CA8">
        <w:rPr>
          <w:lang w:val="sr-Cyrl-RS"/>
        </w:rPr>
        <w:t>Кључне метрике</w:t>
      </w:r>
      <w:bookmarkEnd w:id="25"/>
    </w:p>
    <w:p w14:paraId="0F80421B" w14:textId="77777777" w:rsidR="00644069" w:rsidRPr="00AF4CA8" w:rsidRDefault="00644069" w:rsidP="00644069">
      <w:pPr>
        <w:ind w:firstLine="360"/>
        <w:rPr>
          <w:lang w:val="sr-Cyrl-RS"/>
        </w:rPr>
      </w:pPr>
      <w:r w:rsidRPr="00AF4CA8">
        <w:rPr>
          <w:lang w:val="sr-Cyrl-RS"/>
        </w:rPr>
        <w:t>Како би били сигурни у успешност производа, потребно је пратити парам</w:t>
      </w:r>
      <w:r>
        <w:rPr>
          <w:lang w:val="sr-Cyrl-RS"/>
        </w:rPr>
        <w:t>е</w:t>
      </w:r>
      <w:r w:rsidRPr="00AF4CA8">
        <w:rPr>
          <w:lang w:val="sr-Cyrl-RS"/>
        </w:rPr>
        <w:t>тре у јединици времена, односно кључне метрике. Кључне метрике које се прате су:</w:t>
      </w:r>
    </w:p>
    <w:p w14:paraId="4674BB75" w14:textId="77777777" w:rsidR="00644069" w:rsidRPr="00AF4CA8" w:rsidRDefault="00644069" w:rsidP="00644069">
      <w:pPr>
        <w:pStyle w:val="ListParagraph"/>
        <w:numPr>
          <w:ilvl w:val="0"/>
          <w:numId w:val="20"/>
        </w:numPr>
        <w:ind w:left="0" w:firstLine="360"/>
        <w:rPr>
          <w:lang w:val="sr-Cyrl-RS"/>
        </w:rPr>
      </w:pPr>
      <w:r w:rsidRPr="00AF4CA8">
        <w:rPr>
          <w:lang w:val="sr-Cyrl-RS"/>
        </w:rPr>
        <w:t>Број корисника који је скинуо апликацију – на недељном нивоу</w:t>
      </w:r>
    </w:p>
    <w:p w14:paraId="07485372" w14:textId="77777777" w:rsidR="00644069" w:rsidRPr="00AF4CA8" w:rsidRDefault="00644069" w:rsidP="00644069">
      <w:pPr>
        <w:pStyle w:val="ListParagraph"/>
        <w:numPr>
          <w:ilvl w:val="0"/>
          <w:numId w:val="20"/>
        </w:numPr>
        <w:ind w:left="0" w:firstLine="360"/>
        <w:rPr>
          <w:lang w:val="sr-Cyrl-RS"/>
        </w:rPr>
      </w:pPr>
      <w:r w:rsidRPr="00AF4CA8">
        <w:rPr>
          <w:lang w:val="sr-Cyrl-RS"/>
        </w:rPr>
        <w:t>Број корисника који је унапредио свој налог у премијум – на недељном нивоу</w:t>
      </w:r>
    </w:p>
    <w:p w14:paraId="7CB5EB04" w14:textId="77777777" w:rsidR="00644069" w:rsidRPr="00AF4CA8" w:rsidRDefault="00644069" w:rsidP="00644069">
      <w:pPr>
        <w:pStyle w:val="ListParagraph"/>
        <w:numPr>
          <w:ilvl w:val="0"/>
          <w:numId w:val="20"/>
        </w:numPr>
        <w:ind w:left="0" w:firstLine="360"/>
        <w:rPr>
          <w:lang w:val="sr-Cyrl-RS"/>
        </w:rPr>
      </w:pPr>
      <w:r w:rsidRPr="00AF4CA8">
        <w:rPr>
          <w:lang w:val="sr-Cyrl-RS"/>
        </w:rPr>
        <w:t>Број захтеваних рекламирања – на сезонском нивоу</w:t>
      </w:r>
    </w:p>
    <w:p w14:paraId="6A05F7E7" w14:textId="77777777" w:rsidR="00644069" w:rsidRPr="00AF4CA8" w:rsidRDefault="00644069" w:rsidP="00644069">
      <w:pPr>
        <w:pStyle w:val="ListParagraph"/>
        <w:numPr>
          <w:ilvl w:val="0"/>
          <w:numId w:val="20"/>
        </w:numPr>
        <w:ind w:left="0" w:firstLine="360"/>
        <w:rPr>
          <w:lang w:val="sr-Cyrl-RS"/>
        </w:rPr>
      </w:pPr>
      <w:r w:rsidRPr="00AF4CA8">
        <w:rPr>
          <w:lang w:val="sr-Cyrl-RS"/>
        </w:rPr>
        <w:t>Сарадња са горским службама - на сезонском н</w:t>
      </w:r>
      <w:r>
        <w:rPr>
          <w:lang w:val="sr-Cyrl-RS"/>
        </w:rPr>
        <w:t>и</w:t>
      </w:r>
      <w:r w:rsidRPr="00AF4CA8">
        <w:rPr>
          <w:lang w:val="sr-Cyrl-RS"/>
        </w:rPr>
        <w:t>воу</w:t>
      </w:r>
    </w:p>
    <w:p w14:paraId="02045813" w14:textId="77777777" w:rsidR="00644069" w:rsidRPr="00AF4CA8" w:rsidRDefault="00644069" w:rsidP="00644069">
      <w:pPr>
        <w:pStyle w:val="Heading1"/>
        <w:numPr>
          <w:ilvl w:val="0"/>
          <w:numId w:val="7"/>
        </w:numPr>
        <w:rPr>
          <w:lang w:val="sr-Cyrl-RS"/>
        </w:rPr>
        <w:pPrChange w:id="26" w:author="Марија Костић" w:date="2022-05-06T17:12:00Z">
          <w:pPr>
            <w:pStyle w:val="Heading1"/>
            <w:numPr>
              <w:numId w:val="7"/>
            </w:numPr>
            <w:ind w:left="720" w:hanging="360"/>
          </w:pPr>
        </w:pPrChange>
      </w:pPr>
      <w:bookmarkStart w:id="27" w:name="_Toc106633755"/>
      <w:r w:rsidRPr="00AF4CA8">
        <w:rPr>
          <w:lang w:val="sr-Cyrl-RS"/>
        </w:rPr>
        <w:t>Пословно окружење</w:t>
      </w:r>
      <w:bookmarkEnd w:id="23"/>
      <w:bookmarkEnd w:id="24"/>
      <w:bookmarkEnd w:id="27"/>
    </w:p>
    <w:p w14:paraId="7BB38DBE" w14:textId="77777777" w:rsidR="00644069" w:rsidRPr="00AF4CA8" w:rsidRDefault="00644069" w:rsidP="00644069">
      <w:pPr>
        <w:ind w:firstLine="360"/>
        <w:rPr>
          <w:lang w:val="sr-Cyrl-RS"/>
        </w:rPr>
      </w:pPr>
      <w:r w:rsidRPr="00AF4CA8">
        <w:rPr>
          <w:lang w:val="sr-Cyrl-RS"/>
        </w:rPr>
        <w:t>Сваки бизнис модел креира се и прилагођава спољашњем окружењу. Због тога је важно да се приликом пројектовања и ажурирања модела посматра што више чинилаца и ограничења. Најзначајнији чиниоци пословног окружења су тржишни, индустр</w:t>
      </w:r>
      <w:r>
        <w:rPr>
          <w:lang w:val="sr-Cyrl-RS"/>
        </w:rPr>
        <w:t>и</w:t>
      </w:r>
      <w:r w:rsidRPr="00AF4CA8">
        <w:rPr>
          <w:lang w:val="sr-Cyrl-RS"/>
        </w:rPr>
        <w:t>јски и макроекономски утицаји, као и кључни трендови и они ће даље бити разматрани у овом поглављу.</w:t>
      </w:r>
    </w:p>
    <w:p w14:paraId="32519EBF" w14:textId="77777777" w:rsidR="00644069" w:rsidRPr="00AF4CA8" w:rsidRDefault="00644069" w:rsidP="00644069">
      <w:pPr>
        <w:pStyle w:val="Heading2"/>
        <w:numPr>
          <w:ilvl w:val="1"/>
          <w:numId w:val="7"/>
        </w:numPr>
        <w:rPr>
          <w:lang w:val="sr-Cyrl-RS"/>
        </w:rPr>
      </w:pPr>
      <w:bookmarkStart w:id="28" w:name="_Toc93049463"/>
      <w:bookmarkStart w:id="29" w:name="_Toc93908894"/>
      <w:bookmarkStart w:id="30" w:name="_Toc106633756"/>
      <w:r w:rsidRPr="00AF4CA8">
        <w:rPr>
          <w:lang w:val="sr-Cyrl-RS"/>
        </w:rPr>
        <w:t>Тржишни утицаји</w:t>
      </w:r>
      <w:bookmarkEnd w:id="28"/>
      <w:bookmarkEnd w:id="29"/>
      <w:bookmarkEnd w:id="30"/>
    </w:p>
    <w:p w14:paraId="0043E560" w14:textId="77777777" w:rsidR="00644069" w:rsidRPr="00AF4CA8" w:rsidRDefault="00644069" w:rsidP="00644069">
      <w:pPr>
        <w:pStyle w:val="ListParagraph"/>
        <w:ind w:left="0" w:firstLine="360"/>
        <w:rPr>
          <w:color w:val="FF0000"/>
          <w:lang w:val="sr-Cyrl-RS"/>
        </w:rPr>
      </w:pPr>
      <w:r w:rsidRPr="00AF4CA8">
        <w:rPr>
          <w:lang w:val="sr-Cyrl-RS"/>
        </w:rPr>
        <w:t>Тржиште предста</w:t>
      </w:r>
      <w:r>
        <w:rPr>
          <w:lang w:val="sr-Cyrl-RS"/>
        </w:rPr>
        <w:t>в</w:t>
      </w:r>
      <w:r w:rsidRPr="00AF4CA8">
        <w:rPr>
          <w:lang w:val="sr-Cyrl-RS"/>
        </w:rPr>
        <w:t>ља однос понуде и тр</w:t>
      </w:r>
      <w:r>
        <w:rPr>
          <w:lang w:val="sr-Cyrl-RS"/>
        </w:rPr>
        <w:t>а</w:t>
      </w:r>
      <w:r w:rsidRPr="00AF4CA8">
        <w:rPr>
          <w:lang w:val="sr-Cyrl-RS"/>
        </w:rPr>
        <w:t xml:space="preserve">жње. Конкретно тржиште Србије данас је однос онога што је пружено скијашима и њихових потреба. Потреба клијената у брзом начину живљења је свакако уштеда времена. Најефикасније управљање временом скијаши себи могу обезбедити малим чекањем на жичарама, као и редукованим „губљењем“ по стази. </w:t>
      </w:r>
      <w:commentRangeStart w:id="31"/>
      <w:r w:rsidRPr="00AF4CA8">
        <w:rPr>
          <w:lang w:val="sr-Cyrl-RS"/>
        </w:rPr>
        <w:t xml:space="preserve">Постојеће понуде </w:t>
      </w:r>
      <w:commentRangeEnd w:id="31"/>
      <w:r w:rsidRPr="00AF4CA8">
        <w:rPr>
          <w:rStyle w:val="CommentReference"/>
          <w:lang w:val="sr-Cyrl-RS"/>
        </w:rPr>
        <w:commentReference w:id="31"/>
      </w:r>
      <w:r>
        <w:rPr>
          <w:lang w:val="sr-Cyrl-RS"/>
        </w:rPr>
        <w:t>на територији Републике Србије</w:t>
      </w:r>
      <w:r w:rsidRPr="00AF4CA8">
        <w:rPr>
          <w:lang w:val="sr-Cyrl-RS"/>
        </w:rPr>
        <w:t xml:space="preserve"> су мапе на скијалиштима (углавном се налазе на врховима жичаре), путокази (при рачвању стаза), џепне мапе</w:t>
      </w:r>
      <w:r w:rsidRPr="00CD062D">
        <w:rPr>
          <w:lang w:val="sr-Cyrl-RS"/>
        </w:rPr>
        <w:t>.</w:t>
      </w:r>
      <w:r w:rsidRPr="00AF4CA8">
        <w:rPr>
          <w:lang w:val="sr-Cyrl-RS"/>
        </w:rPr>
        <w:t xml:space="preserve"> Као што се лако може приметити из наведеног, не постоје нова, модерна, иновативна решења за проблем и потребе корисника. </w:t>
      </w:r>
    </w:p>
    <w:p w14:paraId="47C33B23" w14:textId="77777777" w:rsidR="00644069" w:rsidRPr="00AF4CA8" w:rsidRDefault="00644069" w:rsidP="00644069">
      <w:pPr>
        <w:ind w:firstLine="360"/>
        <w:rPr>
          <w:color w:val="FF0000"/>
          <w:lang w:val="sr-Cyrl-RS"/>
        </w:rPr>
      </w:pPr>
      <w:r w:rsidRPr="00AF4CA8">
        <w:rPr>
          <w:lang w:val="sr-Cyrl-RS"/>
        </w:rPr>
        <w:t>Неки логичан след у 21. веку предст</w:t>
      </w:r>
      <w:r>
        <w:rPr>
          <w:lang w:val="sr-Cyrl-RS"/>
        </w:rPr>
        <w:t>а</w:t>
      </w:r>
      <w:r w:rsidRPr="00AF4CA8">
        <w:rPr>
          <w:lang w:val="sr-Cyrl-RS"/>
        </w:rPr>
        <w:t>вљао би дигитализацију мапа, као и додатне погодности које би се релативно лако реализовале уз помоћ интернета, смарт телефона, ГПС-а, вештачке интелигенције. Када би се направила паралела са саобраћајем, јасно можемо видети да су путне мапе и путокази замењени мобилним апликацијама, те тренд коришћења истих знатно опада. Из овог примера, између осталог, произилази идеја за мобилну апликацију која ће пратити гужву на скијалишту, помоћи скијашима да се лакше оријен</w:t>
      </w:r>
      <w:r>
        <w:rPr>
          <w:lang w:val="sr-Cyrl-RS"/>
        </w:rPr>
        <w:t>т</w:t>
      </w:r>
      <w:r w:rsidRPr="00AF4CA8">
        <w:rPr>
          <w:lang w:val="sr-Cyrl-RS"/>
        </w:rPr>
        <w:t>ишу и дођу до жељених локација.</w:t>
      </w:r>
    </w:p>
    <w:p w14:paraId="27C08E73" w14:textId="77777777" w:rsidR="00644069" w:rsidRPr="00AF4CA8" w:rsidRDefault="00644069" w:rsidP="00644069">
      <w:pPr>
        <w:ind w:firstLine="360"/>
        <w:rPr>
          <w:color w:val="FF0000"/>
          <w:lang w:val="sr-Cyrl-RS"/>
        </w:rPr>
      </w:pPr>
      <w:r w:rsidRPr="00AF4CA8">
        <w:rPr>
          <w:lang w:val="sr-Cyrl-RS"/>
        </w:rPr>
        <w:t>Као што је већ наведено, тржиште не нуди производ који је сличан овом. Дакле проблем конкуренције не постоји, тако да не пос</w:t>
      </w:r>
      <w:r>
        <w:rPr>
          <w:lang w:val="sr-Cyrl-RS"/>
        </w:rPr>
        <w:t>т</w:t>
      </w:r>
      <w:r w:rsidRPr="00AF4CA8">
        <w:rPr>
          <w:lang w:val="sr-Cyrl-RS"/>
        </w:rPr>
        <w:t xml:space="preserve">оји ни претња у виду бољих услуга или приступачније цене. </w:t>
      </w:r>
    </w:p>
    <w:p w14:paraId="2125A6C0" w14:textId="77777777" w:rsidR="00644069" w:rsidRPr="00AF4CA8" w:rsidRDefault="00644069" w:rsidP="00644069">
      <w:pPr>
        <w:ind w:firstLine="360"/>
        <w:rPr>
          <w:lang w:val="sr-Cyrl-RS"/>
        </w:rPr>
      </w:pPr>
      <w:r w:rsidRPr="00AF4CA8">
        <w:rPr>
          <w:lang w:val="sr-Cyrl-RS"/>
        </w:rPr>
        <w:t>Сама цена мора бити уско повезана са питањем да ли су и колико купци спремни да плате. Узимајући у обзир да једино решење представља ослањање на оно што скијалишта нуде (ручне мапе, мапе на стази, путокази), јасно је да јефтиније решење постоји, али се свакако доводи у питање његова приступачност у сваком тренутку и могу</w:t>
      </w:r>
      <w:r>
        <w:rPr>
          <w:lang w:val="sr-Cyrl-RS"/>
        </w:rPr>
        <w:t>ћ</w:t>
      </w:r>
      <w:r w:rsidRPr="00AF4CA8">
        <w:rPr>
          <w:lang w:val="sr-Cyrl-RS"/>
        </w:rPr>
        <w:t>ност тумачења и разумевања. Такође за неке од могућности, као што је провера гужве на жичари, алтернатива ни не постоји.</w:t>
      </w:r>
    </w:p>
    <w:p w14:paraId="3C7AC67A" w14:textId="77777777" w:rsidR="00644069" w:rsidRPr="00AF4CA8" w:rsidRDefault="00644069" w:rsidP="00644069">
      <w:pPr>
        <w:pStyle w:val="Heading2"/>
        <w:numPr>
          <w:ilvl w:val="1"/>
          <w:numId w:val="7"/>
        </w:numPr>
        <w:rPr>
          <w:lang w:val="sr-Cyrl-RS"/>
        </w:rPr>
      </w:pPr>
      <w:bookmarkStart w:id="32" w:name="_Toc93049464"/>
      <w:bookmarkStart w:id="33" w:name="_Toc93908895"/>
      <w:bookmarkStart w:id="34" w:name="_Toc106633757"/>
      <w:r w:rsidRPr="00AF4CA8">
        <w:rPr>
          <w:lang w:val="sr-Cyrl-RS"/>
        </w:rPr>
        <w:t>Индустријски утицаји</w:t>
      </w:r>
      <w:bookmarkEnd w:id="32"/>
      <w:bookmarkEnd w:id="33"/>
      <w:bookmarkEnd w:id="34"/>
    </w:p>
    <w:p w14:paraId="4D1D0F09" w14:textId="77777777" w:rsidR="00644069" w:rsidRPr="00AF4CA8" w:rsidRDefault="00644069" w:rsidP="00644069">
      <w:pPr>
        <w:ind w:firstLine="360"/>
        <w:rPr>
          <w:color w:val="FF0000"/>
          <w:lang w:val="sr-Cyrl-RS"/>
        </w:rPr>
      </w:pPr>
      <w:r w:rsidRPr="00AF4CA8">
        <w:rPr>
          <w:lang w:val="sr-Cyrl-RS"/>
        </w:rPr>
        <w:t>Kao што је већ напоменуто у претходним поглављима, конкурен</w:t>
      </w:r>
      <w:r>
        <w:rPr>
          <w:lang w:val="sr-Cyrl-RS"/>
        </w:rPr>
        <w:t>т</w:t>
      </w:r>
      <w:r w:rsidRPr="00AF4CA8">
        <w:rPr>
          <w:lang w:val="sr-Cyrl-RS"/>
        </w:rPr>
        <w:t>и тренутно не постоје.</w:t>
      </w:r>
    </w:p>
    <w:p w14:paraId="6ED6A881" w14:textId="77777777" w:rsidR="00644069" w:rsidRPr="00AF4CA8" w:rsidRDefault="00644069" w:rsidP="00644069">
      <w:pPr>
        <w:ind w:firstLine="360"/>
        <w:rPr>
          <w:color w:val="FF0000"/>
          <w:lang w:val="sr-Cyrl-RS"/>
        </w:rPr>
      </w:pPr>
      <w:r w:rsidRPr="00AF4CA8">
        <w:rPr>
          <w:lang w:val="sr-Cyrl-RS"/>
        </w:rPr>
        <w:t>Ако узмемо у обзир основну функционалност која обавештава скијаше о гужви на жичарама и времену чекања, за њу не постоји никаква алтернатива, тј. једини начин да скијаши сазнају информације које ова функционалност нуди је да емпиријски дођу до ње, што свакако не представља добро решење за овај проблем.</w:t>
      </w:r>
    </w:p>
    <w:p w14:paraId="3C0B4DB5" w14:textId="77777777" w:rsidR="00644069" w:rsidRPr="00AF4CA8" w:rsidRDefault="00644069" w:rsidP="00644069">
      <w:pPr>
        <w:ind w:firstLine="360"/>
        <w:rPr>
          <w:color w:val="FF0000"/>
          <w:lang w:val="sr-Cyrl-RS"/>
        </w:rPr>
      </w:pPr>
      <w:r w:rsidRPr="00AF4CA8">
        <w:rPr>
          <w:lang w:val="sr-Cyrl-RS"/>
        </w:rPr>
        <w:t>Ако посматрамо навигациони одељак апликације, једини вид услуге који је у понуди су мапе, ручне и изложене на табли, као и пут</w:t>
      </w:r>
      <w:r>
        <w:rPr>
          <w:lang w:val="sr-Cyrl-RS"/>
        </w:rPr>
        <w:t>о</w:t>
      </w:r>
      <w:r w:rsidRPr="00AF4CA8">
        <w:rPr>
          <w:lang w:val="sr-Cyrl-RS"/>
        </w:rPr>
        <w:t>кази који су постављени од стране управе скијалишта. Мана ових производа је свакако техн</w:t>
      </w:r>
      <w:r>
        <w:rPr>
          <w:lang w:val="sr-Cyrl-RS"/>
        </w:rPr>
        <w:t>о</w:t>
      </w:r>
      <w:r w:rsidRPr="00AF4CA8">
        <w:rPr>
          <w:lang w:val="sr-Cyrl-RS"/>
        </w:rPr>
        <w:t xml:space="preserve">лошки заостатак, али не узимајући то у обзир, многи корисници имају потешкоћа са коришћењем истих, како због тешког читања мапа и оријентације на њима, тако и због тога што нису увек доступне. Због недостатка алтернативних производа, кориснички сегмент који користи овај производ су апсолутно сви скијаши на стази. Новац који се зарађује од ових производа малтене да не постоји, осим једнократне куповине џепних мапа. </w:t>
      </w:r>
    </w:p>
    <w:p w14:paraId="18B0E183" w14:textId="77777777" w:rsidR="00644069" w:rsidRPr="00AF4CA8" w:rsidRDefault="00644069" w:rsidP="00644069">
      <w:pPr>
        <w:ind w:firstLine="360"/>
        <w:rPr>
          <w:color w:val="FF0000"/>
          <w:lang w:val="sr-Cyrl-RS"/>
        </w:rPr>
      </w:pPr>
      <w:r w:rsidRPr="00AF4CA8">
        <w:rPr>
          <w:lang w:val="sr-Cyrl-RS"/>
        </w:rPr>
        <w:t>Свакако треба напоменути да апликација неће знато угрожавати већ постојеће услуге, јер ће путокази свакако бити од користи оним корисницима којима орјентација иде од руке, а мапе изложене на табли и даље ће служити да се на њих баци поглед у случају мањих недоумица. Проблем који се може уочити јесу џепне мапе, које и једине представљају приход, јер ће у највећој мери бити замењене мобилним апликацијама.</w:t>
      </w:r>
    </w:p>
    <w:p w14:paraId="54C82060" w14:textId="77777777" w:rsidR="00644069" w:rsidRPr="00AF4CA8" w:rsidRDefault="00644069" w:rsidP="00644069">
      <w:pPr>
        <w:ind w:firstLine="360"/>
        <w:rPr>
          <w:color w:val="FF0000"/>
          <w:lang w:val="sr-Cyrl-RS"/>
        </w:rPr>
      </w:pPr>
      <w:r w:rsidRPr="00AF4CA8">
        <w:rPr>
          <w:lang w:val="sr-Cyrl-RS"/>
        </w:rPr>
        <w:t>Такође, треба сагледати могућност позивања Горске службе спасавања у случају несреће. Оно што сада постоји као могућност јесте мобилни број који је потребно позвати. Проблем са овом понудом је то што у случају незгоде, велики број људи биће уплашен и узнемирен, било да се њима задесила повреда или је повреда неког ближњег или пак повреда непозна</w:t>
      </w:r>
      <w:r>
        <w:rPr>
          <w:lang w:val="sr-Cyrl-RS"/>
        </w:rPr>
        <w:t>т</w:t>
      </w:r>
      <w:r w:rsidRPr="00AF4CA8">
        <w:rPr>
          <w:lang w:val="sr-Cyrl-RS"/>
        </w:rPr>
        <w:t>ог скијаша. Самим тим, особа које позива помоћ можда неће бити у стању да на најефика</w:t>
      </w:r>
      <w:r>
        <w:rPr>
          <w:lang w:val="sr-Cyrl-RS"/>
        </w:rPr>
        <w:t>с</w:t>
      </w:r>
      <w:r w:rsidRPr="00AF4CA8">
        <w:rPr>
          <w:lang w:val="sr-Cyrl-RS"/>
        </w:rPr>
        <w:t>нији и најбржи начин објасни где се рањеник налази. Могућност коју мобилна апликација пружа је да на основу захтева који ће садржати тачну локација, горска служба може најбрже доћи до вас.</w:t>
      </w:r>
    </w:p>
    <w:p w14:paraId="1C8EEF26" w14:textId="77777777" w:rsidR="00644069" w:rsidRPr="00AF4CA8" w:rsidRDefault="00644069" w:rsidP="00644069">
      <w:pPr>
        <w:ind w:firstLine="360"/>
        <w:rPr>
          <w:color w:val="FF0000"/>
          <w:lang w:val="sr-Cyrl-RS"/>
        </w:rPr>
      </w:pPr>
      <w:r w:rsidRPr="00AF4CA8">
        <w:rPr>
          <w:lang w:val="sr-Cyrl-RS"/>
        </w:rPr>
        <w:t>Сам прелазак на апликацију може представљати проблем сениорима који или не поседују мобилни телефон или немају довољно вештина да са њим рукују. Код млађе популације, коришћење ове усл</w:t>
      </w:r>
      <w:r>
        <w:rPr>
          <w:lang w:val="sr-Cyrl-RS"/>
        </w:rPr>
        <w:t>у</w:t>
      </w:r>
      <w:r w:rsidRPr="00AF4CA8">
        <w:rPr>
          <w:lang w:val="sr-Cyrl-RS"/>
        </w:rPr>
        <w:t>ге не би представљало никакав проблем.</w:t>
      </w:r>
    </w:p>
    <w:p w14:paraId="32794A57" w14:textId="77777777" w:rsidR="00644069" w:rsidRPr="00AF4CA8" w:rsidRDefault="00644069" w:rsidP="00644069">
      <w:pPr>
        <w:ind w:firstLine="360"/>
        <w:rPr>
          <w:lang w:val="sr-Cyrl-RS"/>
        </w:rPr>
      </w:pPr>
      <w:r w:rsidRPr="00AF4CA8">
        <w:rPr>
          <w:lang w:val="sr-Cyrl-RS"/>
        </w:rPr>
        <w:t>Утицај на овај модел може имати управа ски центра. Поред мањег проблема који представља изумирање џепних мапа, не постоје други идентификовани проблеми. Ски управа може играти улогу заинтересоване стране, јер ће тиме добијати задовољније скијаше, растерећеније редаре и бољу распоређеност по читавом скијалишту.</w:t>
      </w:r>
    </w:p>
    <w:p w14:paraId="7225B4A8" w14:textId="77777777" w:rsidR="00644069" w:rsidRPr="00AF4CA8" w:rsidRDefault="00644069" w:rsidP="00644069">
      <w:pPr>
        <w:pStyle w:val="Heading2"/>
        <w:numPr>
          <w:ilvl w:val="1"/>
          <w:numId w:val="7"/>
        </w:numPr>
        <w:rPr>
          <w:lang w:val="sr-Cyrl-RS"/>
        </w:rPr>
      </w:pPr>
      <w:bookmarkStart w:id="35" w:name="_Toc93049465"/>
      <w:bookmarkStart w:id="36" w:name="_Toc93908896"/>
      <w:bookmarkStart w:id="37" w:name="_Toc106633758"/>
      <w:r w:rsidRPr="00AF4CA8">
        <w:rPr>
          <w:lang w:val="sr-Cyrl-RS"/>
        </w:rPr>
        <w:t>Кључни трендови</w:t>
      </w:r>
      <w:bookmarkEnd w:id="35"/>
      <w:bookmarkEnd w:id="36"/>
      <w:bookmarkEnd w:id="37"/>
    </w:p>
    <w:p w14:paraId="2B90950E" w14:textId="77777777" w:rsidR="00644069" w:rsidRPr="00AF4CA8" w:rsidRDefault="00644069" w:rsidP="00644069">
      <w:pPr>
        <w:ind w:firstLine="360"/>
        <w:rPr>
          <w:color w:val="FF0000"/>
          <w:lang w:val="sr-Cyrl-RS"/>
        </w:rPr>
      </w:pPr>
      <w:r w:rsidRPr="00AF4CA8">
        <w:rPr>
          <w:lang w:val="sr-Cyrl-RS"/>
        </w:rPr>
        <w:t>Са доласком такозване треће технолошке револуције, људима је пружен спектар нових могућности, које су до тог тренутка биле у потп</w:t>
      </w:r>
      <w:r>
        <w:rPr>
          <w:lang w:val="sr-Cyrl-RS"/>
        </w:rPr>
        <w:t>у</w:t>
      </w:r>
      <w:r w:rsidRPr="00AF4CA8">
        <w:rPr>
          <w:lang w:val="sr-Cyrl-RS"/>
        </w:rPr>
        <w:t>ности незамисливе. Самим тим, технолошки трендови утичу на раст предложеног пословног модела. Интернет, паметни телефони, ГПС, вештачка интел</w:t>
      </w:r>
      <w:r>
        <w:rPr>
          <w:lang w:val="sr-Cyrl-RS"/>
        </w:rPr>
        <w:t>и</w:t>
      </w:r>
      <w:r w:rsidRPr="00AF4CA8">
        <w:rPr>
          <w:lang w:val="sr-Cyrl-RS"/>
        </w:rPr>
        <w:t xml:space="preserve">генција, камере, само су неки технолошки трендови без којих је овај пословни модел у потпуности незамислив.  </w:t>
      </w:r>
    </w:p>
    <w:p w14:paraId="64B31605" w14:textId="77777777" w:rsidR="00644069" w:rsidRPr="00AF4CA8" w:rsidRDefault="00644069" w:rsidP="00644069">
      <w:pPr>
        <w:ind w:firstLine="360"/>
        <w:rPr>
          <w:lang w:val="sr-Cyrl-RS"/>
        </w:rPr>
      </w:pPr>
      <w:r w:rsidRPr="00AF4CA8">
        <w:rPr>
          <w:lang w:val="sr-Cyrl-RS"/>
        </w:rPr>
        <w:t>Када посматрамо регулаторне трендове треба обратити пажњу на акт</w:t>
      </w:r>
      <w:r>
        <w:rPr>
          <w:lang w:val="sr-Cyrl-RS"/>
        </w:rPr>
        <w:t>у</w:t>
      </w:r>
      <w:r w:rsidRPr="00AF4CA8">
        <w:rPr>
          <w:lang w:val="sr-Cyrl-RS"/>
        </w:rPr>
        <w:t>елне законе Републике Србије, као и могућност мењања истих кроз време. Лиценцирање производа, тражење разних правних решења односно сарадња са више државних институција може довести до евентуа</w:t>
      </w:r>
      <w:r>
        <w:rPr>
          <w:lang w:val="sr-Cyrl-RS"/>
        </w:rPr>
        <w:t>л</w:t>
      </w:r>
      <w:r w:rsidRPr="00AF4CA8">
        <w:rPr>
          <w:lang w:val="sr-Cyrl-RS"/>
        </w:rPr>
        <w:t>них проблема правне природе, који могу одужити реализацију пројекта или у крајњем случају и обуставити исту.</w:t>
      </w:r>
    </w:p>
    <w:p w14:paraId="4560B926" w14:textId="77777777" w:rsidR="00644069" w:rsidRPr="00AF4CA8" w:rsidRDefault="00644069" w:rsidP="00644069">
      <w:pPr>
        <w:ind w:firstLine="360"/>
        <w:rPr>
          <w:color w:val="FF0000"/>
          <w:lang w:val="sr-Cyrl-RS"/>
        </w:rPr>
      </w:pPr>
      <w:r w:rsidRPr="00AF4CA8">
        <w:rPr>
          <w:lang w:val="sr-Cyrl-RS"/>
        </w:rPr>
        <w:t>Социолошки фактор који би могао доста да утиче на потенцијал овог модела је државна субвенција, што данас и представља социолошки тренд. Држава може најбољим ђацима, студентима, запосленима у државном сектору омогућити попуст или тоталну исплату ски-паса. Ово би имало вишеструко дејство, јер би се промовисао локални туризам, као и спорт и здрав живот. Такође млади који и јесу једна од циљаних група јер су технолошки најписменији, били би награђивани за свој успех. Ово би био само један начин да социолошки фактор утиче на добар развој овог пословног модела.</w:t>
      </w:r>
    </w:p>
    <w:p w14:paraId="2AABBFE5" w14:textId="77777777" w:rsidR="00644069" w:rsidRPr="00AF4CA8" w:rsidRDefault="00644069" w:rsidP="00644069">
      <w:pPr>
        <w:ind w:firstLine="360"/>
        <w:rPr>
          <w:lang w:val="sr-Cyrl-RS"/>
        </w:rPr>
      </w:pPr>
      <w:r w:rsidRPr="00AF4CA8">
        <w:rPr>
          <w:lang w:val="sr-Cyrl-RS"/>
        </w:rPr>
        <w:t xml:space="preserve">Ако посматрамо социоекономске трендове Републике Србије може се уочити разлика прихода која би становништво делила на богато и сиромашно. Проценат Срба који скија </w:t>
      </w:r>
      <w:commentRangeStart w:id="38"/>
      <w:r w:rsidRPr="00AF4CA8">
        <w:rPr>
          <w:lang w:val="sr-Cyrl-RS"/>
        </w:rPr>
        <w:t xml:space="preserve">износи </w:t>
      </w:r>
      <w:r w:rsidRPr="003109A9">
        <w:rPr>
          <w:lang w:val="sr-Cyrl-RS"/>
        </w:rPr>
        <w:t>1,5</w:t>
      </w:r>
      <w:r w:rsidRPr="00AF4CA8">
        <w:rPr>
          <w:lang w:val="sr-Cyrl-RS"/>
        </w:rPr>
        <w:t>%</w:t>
      </w:r>
      <w:sdt>
        <w:sdtPr>
          <w:rPr>
            <w:lang w:val="sr-Cyrl-RS"/>
          </w:rPr>
          <w:id w:val="1625264363"/>
          <w:citation/>
        </w:sdtPr>
        <w:sdtContent>
          <w:r>
            <w:rPr>
              <w:lang w:val="sr-Cyrl-RS"/>
            </w:rPr>
            <w:fldChar w:fldCharType="begin"/>
          </w:r>
          <w:r w:rsidRPr="003109A9">
            <w:rPr>
              <w:lang w:val="sr-Cyrl-RS"/>
            </w:rPr>
            <w:instrText xml:space="preserve"> </w:instrText>
          </w:r>
          <w:r>
            <w:instrText>CITATION</w:instrText>
          </w:r>
          <w:r w:rsidRPr="003109A9">
            <w:rPr>
              <w:lang w:val="sr-Cyrl-RS"/>
            </w:rPr>
            <w:instrText xml:space="preserve"> </w:instrText>
          </w:r>
          <w:r>
            <w:instrText>Ski</w:instrText>
          </w:r>
          <w:r w:rsidRPr="003109A9">
            <w:rPr>
              <w:lang w:val="sr-Cyrl-RS"/>
            </w:rPr>
            <w:instrText xml:space="preserve"> \</w:instrText>
          </w:r>
          <w:r>
            <w:instrText>l</w:instrText>
          </w:r>
          <w:r w:rsidRPr="003109A9">
            <w:rPr>
              <w:lang w:val="sr-Cyrl-RS"/>
            </w:rPr>
            <w:instrText xml:space="preserve"> 1033 </w:instrText>
          </w:r>
          <w:r>
            <w:rPr>
              <w:lang w:val="sr-Cyrl-RS"/>
            </w:rPr>
            <w:fldChar w:fldCharType="separate"/>
          </w:r>
          <w:r w:rsidRPr="00C7078E">
            <w:rPr>
              <w:noProof/>
              <w:lang w:val="sr-Cyrl-RS"/>
            </w:rPr>
            <w:t xml:space="preserve"> </w:t>
          </w:r>
          <w:r w:rsidRPr="009E71A9">
            <w:rPr>
              <w:noProof/>
              <w:lang w:val="sr-Cyrl-RS"/>
            </w:rPr>
            <w:t>[3]</w:t>
          </w:r>
          <w:r>
            <w:rPr>
              <w:lang w:val="sr-Cyrl-RS"/>
            </w:rPr>
            <w:fldChar w:fldCharType="end"/>
          </w:r>
        </w:sdtContent>
      </w:sdt>
      <w:r w:rsidRPr="003109A9">
        <w:rPr>
          <w:lang w:val="sr-Cyrl-RS"/>
        </w:rPr>
        <w:t xml:space="preserve"> </w:t>
      </w:r>
      <w:r w:rsidRPr="00AF4CA8">
        <w:rPr>
          <w:lang w:val="sr-Cyrl-RS"/>
        </w:rPr>
        <w:t xml:space="preserve">, </w:t>
      </w:r>
      <w:commentRangeEnd w:id="38"/>
      <w:r w:rsidRPr="00AF4CA8">
        <w:rPr>
          <w:rStyle w:val="CommentReference"/>
          <w:lang w:val="sr-Cyrl-RS"/>
        </w:rPr>
        <w:commentReference w:id="38"/>
      </w:r>
      <w:r w:rsidRPr="00AF4CA8">
        <w:rPr>
          <w:lang w:val="sr-Cyrl-RS"/>
        </w:rPr>
        <w:t>те је тржиште тако гледано врло мало. Како скијање представља доста скуп спор, поготово са примањима српског држављанина, може се издвојити циљани друштвени слој. Пошто ће апликација заправо циљати мали проценат људи, важно је да је та група људи материјално стаблина, као што углавном и јесте.</w:t>
      </w:r>
    </w:p>
    <w:p w14:paraId="19ED8CE9" w14:textId="77777777" w:rsidR="00644069" w:rsidRPr="00AF4CA8" w:rsidRDefault="00644069" w:rsidP="00644069">
      <w:pPr>
        <w:pStyle w:val="Heading2"/>
        <w:numPr>
          <w:ilvl w:val="1"/>
          <w:numId w:val="7"/>
        </w:numPr>
        <w:rPr>
          <w:lang w:val="sr-Cyrl-RS"/>
        </w:rPr>
      </w:pPr>
      <w:bookmarkStart w:id="39" w:name="_Toc93049466"/>
      <w:bookmarkStart w:id="40" w:name="_Toc93908897"/>
      <w:bookmarkStart w:id="41" w:name="_Toc106633759"/>
      <w:r w:rsidRPr="00AF4CA8">
        <w:rPr>
          <w:lang w:val="sr-Cyrl-RS"/>
        </w:rPr>
        <w:t>Макроекономски утицаји</w:t>
      </w:r>
      <w:bookmarkEnd w:id="39"/>
      <w:bookmarkEnd w:id="40"/>
      <w:bookmarkEnd w:id="41"/>
    </w:p>
    <w:p w14:paraId="49437C85" w14:textId="77777777" w:rsidR="00644069" w:rsidRPr="00AF4CA8" w:rsidRDefault="00644069" w:rsidP="00644069">
      <w:pPr>
        <w:pStyle w:val="NoSpacing"/>
        <w:spacing w:before="160"/>
        <w:ind w:firstLine="360"/>
        <w:rPr>
          <w:lang w:val="sr-Cyrl-RS"/>
        </w:rPr>
      </w:pPr>
      <w:r w:rsidRPr="00AF4CA8">
        <w:rPr>
          <w:lang w:val="sr-Cyrl-RS"/>
        </w:rPr>
        <w:t>Са обзиром на тренутну кризну ситуацију везану за дешава</w:t>
      </w:r>
      <w:r>
        <w:rPr>
          <w:lang w:val="sr-Cyrl-RS"/>
        </w:rPr>
        <w:t>њ</w:t>
      </w:r>
      <w:r w:rsidRPr="00AF4CA8">
        <w:rPr>
          <w:lang w:val="sr-Cyrl-RS"/>
        </w:rPr>
        <w:t>а у Украјини која има утицај на економску ситуацију како у свету тако и у нашој земљи може се рећи да скијање сада и више него раније спада у сферу луксуза и самим тим повећава баријеру за улазак нових скијаша у спорт.</w:t>
      </w:r>
    </w:p>
    <w:p w14:paraId="3D0CC4CC" w14:textId="77777777" w:rsidR="00644069" w:rsidRPr="00AF4CA8" w:rsidRDefault="00644069" w:rsidP="00644069">
      <w:pPr>
        <w:pStyle w:val="NoSpacing"/>
        <w:spacing w:before="160"/>
        <w:ind w:firstLine="360"/>
        <w:rPr>
          <w:lang w:val="sr-Cyrl-RS"/>
        </w:rPr>
      </w:pPr>
      <w:r w:rsidRPr="00AF4CA8">
        <w:rPr>
          <w:lang w:val="sr-Cyrl-RS"/>
        </w:rPr>
        <w:t>Државно финансирање практично да не постоји или долази са неиспуњивим па чак и сумњивим условима што је потешкоћа за пројекат у тренутном обиму, јер су скијалишта искључиво у државном власништву и практично се без уговора са државом пројекат тешко може реализовати на тржишту Србије.</w:t>
      </w:r>
    </w:p>
    <w:p w14:paraId="2DE68EB7" w14:textId="77777777" w:rsidR="00644069" w:rsidRPr="00AF4CA8" w:rsidRDefault="00644069" w:rsidP="00644069">
      <w:pPr>
        <w:pStyle w:val="NoSpacing"/>
        <w:spacing w:before="160"/>
        <w:ind w:firstLine="360"/>
        <w:rPr>
          <w:lang w:val="sr-Cyrl-RS"/>
        </w:rPr>
      </w:pPr>
      <w:r w:rsidRPr="00AF4CA8">
        <w:rPr>
          <w:lang w:val="sr-Cyrl-RS"/>
        </w:rPr>
        <w:t>Имајући у виду да је пројекта искључиво у сфе</w:t>
      </w:r>
      <w:r>
        <w:rPr>
          <w:lang w:val="sr-Cyrl-RS"/>
        </w:rPr>
        <w:t>р</w:t>
      </w:r>
      <w:r w:rsidRPr="00AF4CA8">
        <w:rPr>
          <w:lang w:val="sr-Cyrl-RS"/>
        </w:rPr>
        <w:t>и софтвера тј. да не постоји физички продукт који је потребно направити, ресурси представљају домен и серверску инфраструктуру која је скалабилна потражњи и не захтева превелико улагање унапред.</w:t>
      </w:r>
    </w:p>
    <w:p w14:paraId="00FDDCB3" w14:textId="77777777" w:rsidR="00644069" w:rsidRPr="00AF4CA8" w:rsidRDefault="00644069" w:rsidP="00644069">
      <w:pPr>
        <w:pStyle w:val="NoSpacing"/>
        <w:spacing w:before="160"/>
        <w:ind w:firstLine="360"/>
        <w:rPr>
          <w:lang w:val="sr-Cyrl-RS"/>
        </w:rPr>
      </w:pPr>
      <w:r w:rsidRPr="00AF4CA8">
        <w:rPr>
          <w:lang w:val="sr-Cyrl-RS"/>
        </w:rPr>
        <w:t>Ци</w:t>
      </w:r>
      <w:r>
        <w:rPr>
          <w:lang w:val="sr-Cyrl-RS"/>
        </w:rPr>
        <w:t>њ</w:t>
      </w:r>
      <w:r w:rsidRPr="00AF4CA8">
        <w:rPr>
          <w:lang w:val="sr-Cyrl-RS"/>
        </w:rPr>
        <w:t>ано тржиште се налази у много бољој позицији у односу на просек у држави и самим тим циљана група испуњава потребне и довољне услове да би пројекат био успешан, поготово имајући у виду да је тржиште скоро па тотално централизовано на једном месту - Копаонику. Ако се осврнемо на чињеницу да се комплетна инфраструктура и њено одржавање налази у домену државе тј. да не зависи од других фактора, може се закључити су испуњени услови инфраструктуре.</w:t>
      </w:r>
      <w:bookmarkStart w:id="42" w:name="_Toc93049478"/>
      <w:bookmarkStart w:id="43" w:name="_Toc93908898"/>
    </w:p>
    <w:p w14:paraId="260866D1" w14:textId="77777777" w:rsidR="00644069" w:rsidRPr="00AF4CA8" w:rsidRDefault="00644069" w:rsidP="00644069">
      <w:pPr>
        <w:pStyle w:val="Heading1"/>
        <w:numPr>
          <w:ilvl w:val="0"/>
          <w:numId w:val="7"/>
        </w:numPr>
        <w:rPr>
          <w:lang w:val="sr-Cyrl-RS"/>
        </w:rPr>
        <w:pPrChange w:id="44" w:author="Марија Костић" w:date="2022-05-06T17:12:00Z">
          <w:pPr>
            <w:pStyle w:val="Heading1"/>
            <w:numPr>
              <w:numId w:val="7"/>
            </w:numPr>
            <w:ind w:left="720" w:hanging="360"/>
          </w:pPr>
        </w:pPrChange>
      </w:pPr>
      <w:bookmarkStart w:id="45" w:name="_Toc106633760"/>
      <w:r w:rsidRPr="00AF4CA8">
        <w:rPr>
          <w:lang w:val="sr-Cyrl-RS"/>
        </w:rPr>
        <w:t>SWOT Анализа</w:t>
      </w:r>
      <w:bookmarkEnd w:id="42"/>
      <w:bookmarkEnd w:id="43"/>
      <w:bookmarkEnd w:id="45"/>
    </w:p>
    <w:p w14:paraId="2B5D24B6" w14:textId="77777777" w:rsidR="00644069" w:rsidRPr="00AF4CA8" w:rsidRDefault="00644069" w:rsidP="00644069">
      <w:pPr>
        <w:pStyle w:val="NoSpacing"/>
        <w:ind w:firstLine="360"/>
        <w:rPr>
          <w:lang w:val="sr-Cyrl-RS"/>
        </w:rPr>
      </w:pPr>
      <w:r w:rsidRPr="00AF4CA8">
        <w:rPr>
          <w:lang w:val="sr-Cyrl-RS"/>
        </w:rPr>
        <w:t>SWOT (strengths, weaknesses, opportunities, threats) је методологија која се бави анализом снаге, слабости, прилика и претњи пословног модела. Снаге и слабости односе се интерно на компанију, док су шансе и претње везане за екстерно окружење. У наредним поглављима детаљно ће се разматрати ове особине и на основи њих вршити процена пословног модела.</w:t>
      </w:r>
    </w:p>
    <w:p w14:paraId="2F5635B8" w14:textId="77777777" w:rsidR="00644069" w:rsidRPr="00AF4CA8" w:rsidRDefault="00644069" w:rsidP="00644069">
      <w:pPr>
        <w:pStyle w:val="Heading2"/>
        <w:numPr>
          <w:ilvl w:val="1"/>
          <w:numId w:val="7"/>
        </w:numPr>
        <w:rPr>
          <w:lang w:val="sr-Cyrl-RS"/>
        </w:rPr>
      </w:pPr>
      <w:bookmarkStart w:id="46" w:name="_Toc93908899"/>
      <w:bookmarkStart w:id="47" w:name="_Toc106633761"/>
      <w:r w:rsidRPr="00AF4CA8">
        <w:rPr>
          <w:lang w:val="sr-Cyrl-RS"/>
        </w:rPr>
        <w:t>Снаге</w:t>
      </w:r>
      <w:bookmarkEnd w:id="46"/>
      <w:bookmarkEnd w:id="47"/>
    </w:p>
    <w:p w14:paraId="19579CA4" w14:textId="77777777" w:rsidR="00644069" w:rsidRPr="00AF4CA8" w:rsidRDefault="00644069" w:rsidP="00644069">
      <w:pPr>
        <w:ind w:firstLine="360"/>
        <w:rPr>
          <w:lang w:val="sr-Cyrl-RS"/>
        </w:rPr>
      </w:pPr>
      <w:r w:rsidRPr="00AF4CA8">
        <w:rPr>
          <w:lang w:val="sr-Cyrl-RS"/>
        </w:rPr>
        <w:t xml:space="preserve">Снага овог пословног модела је иновативност. Недостатак конкурената представља велику предност овог модела. На дизајну и имплементацији апликације радиће врсни стручњаци, почевши од особља које ће бити задужено за менаџмент, преко програмерског кадра, који ће бити стручно специјализован за мобилне апликације, до особља у маркетингу који ће помоћи у подизању свести о могућностима и олакшањима која ће апликација пружати. </w:t>
      </w:r>
    </w:p>
    <w:p w14:paraId="5120F1AB" w14:textId="77777777" w:rsidR="00644069" w:rsidRPr="00AF4CA8" w:rsidRDefault="00644069" w:rsidP="00644069">
      <w:pPr>
        <w:pStyle w:val="Heading2"/>
        <w:numPr>
          <w:ilvl w:val="1"/>
          <w:numId w:val="7"/>
        </w:numPr>
        <w:rPr>
          <w:lang w:val="sr-Cyrl-RS"/>
        </w:rPr>
      </w:pPr>
      <w:bookmarkStart w:id="48" w:name="_Toc93908900"/>
      <w:bookmarkStart w:id="49" w:name="_Toc106633762"/>
      <w:r w:rsidRPr="00AF4CA8">
        <w:rPr>
          <w:lang w:val="sr-Cyrl-RS"/>
        </w:rPr>
        <w:t>Слабости</w:t>
      </w:r>
      <w:bookmarkEnd w:id="48"/>
      <w:bookmarkEnd w:id="49"/>
    </w:p>
    <w:p w14:paraId="77E40426" w14:textId="77777777" w:rsidR="00644069" w:rsidRPr="00AF4CA8" w:rsidRDefault="00644069" w:rsidP="00644069">
      <w:pPr>
        <w:ind w:firstLine="360"/>
        <w:rPr>
          <w:lang w:val="sr-Cyrl-RS"/>
        </w:rPr>
      </w:pPr>
      <w:r w:rsidRPr="00AF4CA8">
        <w:rPr>
          <w:lang w:val="sr-Cyrl-RS"/>
        </w:rPr>
        <w:t>Слабости које су присутне у овом пословном моделу су свакако могући недостатак партнера, који би проузроковао проблем на пољу маркетинга. Најважније партнерство свакако би требало бити са управом ски центра, јер без њега је сама реализација апликације немогућа због недостатка ресурса као што су камере на ски лиф</w:t>
      </w:r>
      <w:r w:rsidRPr="00AF4CA8" w:rsidDel="009B186D">
        <w:rPr>
          <w:lang w:val="sr-Cyrl-RS"/>
        </w:rPr>
        <w:t>о</w:t>
      </w:r>
      <w:r w:rsidRPr="00AF4CA8">
        <w:rPr>
          <w:lang w:val="sr-Cyrl-RS"/>
        </w:rPr>
        <w:t>товима, план и инфраструктура скијалишта. Могући недостатак инвеститора могао би такође угрозити развој пословног модела.</w:t>
      </w:r>
    </w:p>
    <w:p w14:paraId="018011DB" w14:textId="77777777" w:rsidR="00644069" w:rsidRPr="00AF4CA8" w:rsidRDefault="00644069" w:rsidP="00644069">
      <w:pPr>
        <w:pStyle w:val="Heading2"/>
        <w:numPr>
          <w:ilvl w:val="1"/>
          <w:numId w:val="7"/>
        </w:numPr>
        <w:rPr>
          <w:lang w:val="sr-Cyrl-RS"/>
        </w:rPr>
      </w:pPr>
      <w:bookmarkStart w:id="50" w:name="_Toc93908901"/>
      <w:bookmarkStart w:id="51" w:name="_Toc106633763"/>
      <w:r w:rsidRPr="00AF4CA8">
        <w:rPr>
          <w:lang w:val="sr-Cyrl-RS"/>
        </w:rPr>
        <w:t>Прилике</w:t>
      </w:r>
      <w:bookmarkEnd w:id="50"/>
      <w:bookmarkEnd w:id="51"/>
    </w:p>
    <w:p w14:paraId="2939AF57" w14:textId="77777777" w:rsidR="00644069" w:rsidRPr="00AF4CA8" w:rsidRDefault="00644069" w:rsidP="00644069">
      <w:pPr>
        <w:ind w:firstLine="360"/>
        <w:rPr>
          <w:lang w:val="sr-Cyrl-RS"/>
        </w:rPr>
      </w:pPr>
      <w:r w:rsidRPr="00AF4CA8">
        <w:rPr>
          <w:lang w:val="sr-Cyrl-RS"/>
        </w:rPr>
        <w:t>Предности пословног модела јесте то што модел иде корак уз технолошке трендове широм света. Прилика овог пословног модела је такође недостатак конкуренције. Moже се закључити да је још једна од могућности проширивање на страно тржиште, што представља раст и развитак модела. Модел може једноставно да се проширује додавањем нових функционалности, које се могу осмислити и реализовати уз помоћ корисника и њихови</w:t>
      </w:r>
      <w:r>
        <w:rPr>
          <w:lang w:val="sr-Cyrl-RS"/>
        </w:rPr>
        <w:t>х</w:t>
      </w:r>
      <w:r w:rsidRPr="00AF4CA8">
        <w:rPr>
          <w:lang w:val="sr-Cyrl-RS"/>
        </w:rPr>
        <w:t xml:space="preserve"> додатних захтева који би им омогућили лагодније скијање или коришћење саме апликациј</w:t>
      </w:r>
      <w:r>
        <w:rPr>
          <w:lang w:val="sr-Cyrl-RS"/>
        </w:rPr>
        <w:t>е</w:t>
      </w:r>
      <w:r w:rsidRPr="00AF4CA8">
        <w:rPr>
          <w:lang w:val="sr-Cyrl-RS"/>
        </w:rPr>
        <w:t>.</w:t>
      </w:r>
    </w:p>
    <w:p w14:paraId="2508599A" w14:textId="77777777" w:rsidR="00644069" w:rsidRPr="00AF4CA8" w:rsidRDefault="00644069" w:rsidP="00644069">
      <w:pPr>
        <w:pStyle w:val="Heading2"/>
        <w:numPr>
          <w:ilvl w:val="1"/>
          <w:numId w:val="7"/>
        </w:numPr>
        <w:rPr>
          <w:lang w:val="sr-Cyrl-RS"/>
        </w:rPr>
      </w:pPr>
      <w:bookmarkStart w:id="52" w:name="_Toc93908902"/>
      <w:bookmarkStart w:id="53" w:name="_Toc106633764"/>
      <w:r w:rsidRPr="00AF4CA8">
        <w:rPr>
          <w:lang w:val="sr-Cyrl-RS"/>
        </w:rPr>
        <w:t>Претње</w:t>
      </w:r>
      <w:bookmarkEnd w:id="52"/>
      <w:bookmarkEnd w:id="53"/>
    </w:p>
    <w:p w14:paraId="4C622261" w14:textId="77777777" w:rsidR="00644069" w:rsidRPr="00AF4CA8" w:rsidRDefault="00644069" w:rsidP="00644069">
      <w:pPr>
        <w:ind w:firstLine="360"/>
        <w:rPr>
          <w:lang w:val="sr-Cyrl-RS"/>
        </w:rPr>
      </w:pPr>
      <w:r w:rsidRPr="00AF4CA8">
        <w:rPr>
          <w:lang w:val="sr-Cyrl-RS"/>
        </w:rPr>
        <w:t>Претње које су уочљиве у овом пословном моделу су свакако финансијског и социолошког порекла. Финансијска претња би представљала незаинтересованост у области рекламирања, што би требало да представља највећи финансиј</w:t>
      </w:r>
      <w:r>
        <w:rPr>
          <w:lang w:val="sr-Cyrl-RS"/>
        </w:rPr>
        <w:t>с</w:t>
      </w:r>
      <w:r w:rsidRPr="00AF4CA8">
        <w:rPr>
          <w:lang w:val="sr-Cyrl-RS"/>
        </w:rPr>
        <w:t>ки допринос. Такође финансијска претња би могла да буде недостатак купљених премијум пакета. Социо</w:t>
      </w:r>
      <w:r>
        <w:rPr>
          <w:lang w:val="sr-Cyrl-RS"/>
        </w:rPr>
        <w:t>ло</w:t>
      </w:r>
      <w:r w:rsidRPr="00AF4CA8">
        <w:rPr>
          <w:lang w:val="sr-Cyrl-RS"/>
        </w:rPr>
        <w:t>шки фактор који представља претњу јесте старосно доба популације, односно на српском тржишту људи у зрелом и позном добу, који би могли имати проблем у виду технолошке писмености. Претње још могу бити и болест запослених, ратови, као и затварање скијалишта због разних спољашњих фактора.</w:t>
      </w:r>
    </w:p>
    <w:p w14:paraId="6BCDB29F" w14:textId="77777777" w:rsidR="00644069" w:rsidRPr="00AF4CA8" w:rsidRDefault="00644069" w:rsidP="00644069">
      <w:pPr>
        <w:pStyle w:val="Heading1"/>
        <w:numPr>
          <w:ilvl w:val="0"/>
          <w:numId w:val="7"/>
        </w:numPr>
        <w:rPr>
          <w:lang w:val="sr-Cyrl-RS"/>
        </w:rPr>
      </w:pPr>
      <w:bookmarkStart w:id="54" w:name="_Toc106633765"/>
      <w:r w:rsidRPr="00AF4CA8">
        <w:rPr>
          <w:lang w:val="sr-Cyrl-RS"/>
        </w:rPr>
        <w:t>Закључак</w:t>
      </w:r>
      <w:bookmarkEnd w:id="54"/>
    </w:p>
    <w:p w14:paraId="4D4A7BF1" w14:textId="77777777" w:rsidR="00644069" w:rsidRPr="00AF4CA8" w:rsidRDefault="00644069" w:rsidP="00644069">
      <w:pPr>
        <w:ind w:firstLine="360"/>
        <w:rPr>
          <w:color w:val="FF0000"/>
          <w:lang w:val="sr-Cyrl-RS"/>
        </w:rPr>
      </w:pPr>
      <w:r w:rsidRPr="00AF4CA8">
        <w:rPr>
          <w:lang w:val="sr-Cyrl-RS"/>
        </w:rPr>
        <w:t>Овај start-up представља иновациони тип бизниса тј. развој нове и атрактивне услуге. Предложени модел сличан је постојећем премијум моделу. Овај модел пружа корисницима бесплатну понуду без скривених услова. Понуда која се нуди корисницима који модел користе бесплатно је нешто ужа од понуде која пружа такозвана премијум понуда. Премијум понуда пружа додатне функционалности, а такође омогућава кориснику да апликацију користи без реклама. Овакав модел је већ добро познат корисницима моб</w:t>
      </w:r>
      <w:r>
        <w:rPr>
          <w:lang w:val="sr-Cyrl-RS"/>
        </w:rPr>
        <w:t>ил</w:t>
      </w:r>
      <w:r w:rsidRPr="00AF4CA8">
        <w:rPr>
          <w:lang w:val="sr-Cyrl-RS"/>
        </w:rPr>
        <w:t>них апликација.</w:t>
      </w:r>
    </w:p>
    <w:p w14:paraId="3D81A1E5" w14:textId="77777777" w:rsidR="00644069" w:rsidRPr="00AF4CA8" w:rsidRDefault="00644069" w:rsidP="00644069">
      <w:pPr>
        <w:ind w:firstLine="360"/>
        <w:rPr>
          <w:color w:val="FF0000"/>
          <w:lang w:val="sr-Cyrl-RS"/>
        </w:rPr>
      </w:pPr>
      <w:r w:rsidRPr="00AF4CA8">
        <w:rPr>
          <w:lang w:val="sr-Cyrl-RS"/>
        </w:rPr>
        <w:t>Унапређења за пословни модел могу бити додавање нових функционалности као што су праћење деце на стази, праћење пређене дистанце на скијама/борду, бројање изгубљених калорија. Такође вид унапређивања је додавање нове платформе на којој ће апликација радити. Могућност да се апликација користи на smartwatch-u представља још лакши и практичнији начин за коришћење. Такође у сарадњу са ски управом, могу се додатни паметне табле које ће имати прилагођене функционалности.</w:t>
      </w:r>
    </w:p>
    <w:p w14:paraId="312CA3C3" w14:textId="77777777" w:rsidR="00644069" w:rsidRDefault="00644069" w:rsidP="00644069">
      <w:pPr>
        <w:ind w:firstLine="360"/>
        <w:rPr>
          <w:lang w:val="sr-Cyrl-RS"/>
        </w:rPr>
      </w:pPr>
      <w:r w:rsidRPr="00AF4CA8">
        <w:rPr>
          <w:lang w:val="sr-Cyrl-RS"/>
        </w:rPr>
        <w:t>Даљи планови за овај start-up су проналажење инвеститора, људских ресурса, партнера и лиценца, као и почетак израде саме апликације и мар</w:t>
      </w:r>
      <w:r>
        <w:rPr>
          <w:lang w:val="sr-Cyrl-RS"/>
        </w:rPr>
        <w:t>ке</w:t>
      </w:r>
      <w:r w:rsidRPr="00AF4CA8">
        <w:rPr>
          <w:lang w:val="sr-Cyrl-RS"/>
        </w:rPr>
        <w:t>тинг стратегије.</w:t>
      </w:r>
    </w:p>
    <w:p w14:paraId="1F76AE30" w14:textId="77777777" w:rsidR="00656CC1" w:rsidRDefault="00656CC1" w:rsidP="00644069">
      <w:pPr>
        <w:ind w:firstLine="360"/>
        <w:rPr>
          <w:lang w:val="sr-Cyrl-RS"/>
        </w:rPr>
      </w:pPr>
    </w:p>
    <w:bookmarkStart w:id="55" w:name="_Toc106633766" w:displacedByCustomXml="next"/>
    <w:sdt>
      <w:sdtPr>
        <w:id w:val="-1262761163"/>
        <w:docPartObj>
          <w:docPartGallery w:val="Bibliographies"/>
          <w:docPartUnique/>
        </w:docPartObj>
      </w:sdtPr>
      <w:sdtEndPr>
        <w:rPr>
          <w:rFonts w:asciiTheme="minorHAnsi" w:eastAsiaTheme="minorEastAsia" w:hAnsiTheme="minorHAnsi" w:cstheme="minorBidi"/>
          <w:b w:val="0"/>
          <w:bCs w:val="0"/>
          <w:caps w:val="0"/>
          <w:spacing w:val="0"/>
          <w:sz w:val="22"/>
          <w:szCs w:val="22"/>
        </w:rPr>
      </w:sdtEndPr>
      <w:sdtContent>
        <w:p w14:paraId="189333F4" w14:textId="77777777" w:rsidR="00644069" w:rsidRPr="00733B78" w:rsidRDefault="00644069" w:rsidP="00644069">
          <w:pPr>
            <w:pStyle w:val="Heading1"/>
            <w:rPr>
              <w:lang w:val="sr-Cyrl-RS"/>
            </w:rPr>
          </w:pPr>
          <w:r>
            <w:rPr>
              <w:lang w:val="sr-Cyrl-RS"/>
            </w:rPr>
            <w:t>Референце</w:t>
          </w:r>
          <w:bookmarkEnd w:id="55"/>
        </w:p>
        <w:sdt>
          <w:sdtPr>
            <w:id w:val="-573587230"/>
            <w:bibliography/>
          </w:sdtPr>
          <w:sdtContent>
            <w:p w14:paraId="623CCF63" w14:textId="77777777" w:rsidR="00644069" w:rsidRDefault="00644069" w:rsidP="0064406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644069" w14:paraId="4DC47EBE" w14:textId="77777777" w:rsidTr="00742E31">
                <w:trPr>
                  <w:tblCellSpacing w:w="15" w:type="dxa"/>
                </w:trPr>
                <w:tc>
                  <w:tcPr>
                    <w:tcW w:w="50" w:type="pct"/>
                    <w:hideMark/>
                  </w:tcPr>
                  <w:p w14:paraId="51ECE833" w14:textId="77777777" w:rsidR="00644069" w:rsidRDefault="00644069" w:rsidP="00742E31">
                    <w:pPr>
                      <w:pStyle w:val="Bibliography"/>
                      <w:rPr>
                        <w:noProof/>
                        <w:sz w:val="24"/>
                        <w:szCs w:val="24"/>
                        <w:lang w:val="sr-Cyrl-RS"/>
                      </w:rPr>
                    </w:pPr>
                    <w:r>
                      <w:rPr>
                        <w:noProof/>
                        <w:lang w:val="sr-Cyrl-RS"/>
                      </w:rPr>
                      <w:t xml:space="preserve">[1] </w:t>
                    </w:r>
                  </w:p>
                </w:tc>
                <w:tc>
                  <w:tcPr>
                    <w:tcW w:w="0" w:type="auto"/>
                    <w:hideMark/>
                  </w:tcPr>
                  <w:p w14:paraId="0894C133" w14:textId="77777777" w:rsidR="00644069" w:rsidRDefault="00644069" w:rsidP="00742E31">
                    <w:pPr>
                      <w:pStyle w:val="Bibliography"/>
                      <w:rPr>
                        <w:noProof/>
                        <w:lang w:val="sr-Cyrl-RS"/>
                      </w:rPr>
                    </w:pPr>
                    <w:r>
                      <w:rPr>
                        <w:noProof/>
                        <w:lang w:val="sr-Cyrl-RS"/>
                      </w:rPr>
                      <w:t>„Wikipedia "Business Model Canvas",“ [На мрежи]. Available: https://en.wikipedia.org/wiki/Business_Model_Canvas.</w:t>
                    </w:r>
                  </w:p>
                </w:tc>
              </w:tr>
              <w:tr w:rsidR="00644069" w14:paraId="7F0006FA" w14:textId="77777777" w:rsidTr="00742E31">
                <w:trPr>
                  <w:tblCellSpacing w:w="15" w:type="dxa"/>
                </w:trPr>
                <w:tc>
                  <w:tcPr>
                    <w:tcW w:w="50" w:type="pct"/>
                    <w:hideMark/>
                  </w:tcPr>
                  <w:p w14:paraId="063F283A" w14:textId="77777777" w:rsidR="00644069" w:rsidRDefault="00644069" w:rsidP="00742E31">
                    <w:pPr>
                      <w:pStyle w:val="Bibliography"/>
                      <w:rPr>
                        <w:noProof/>
                        <w:lang w:val="sr-Cyrl-RS"/>
                      </w:rPr>
                    </w:pPr>
                    <w:r>
                      <w:rPr>
                        <w:noProof/>
                        <w:lang w:val="sr-Cyrl-RS"/>
                      </w:rPr>
                      <w:t xml:space="preserve">[2] </w:t>
                    </w:r>
                  </w:p>
                </w:tc>
                <w:tc>
                  <w:tcPr>
                    <w:tcW w:w="0" w:type="auto"/>
                    <w:hideMark/>
                  </w:tcPr>
                  <w:p w14:paraId="3FF6ED72" w14:textId="77777777" w:rsidR="00644069" w:rsidRDefault="00644069" w:rsidP="00742E31">
                    <w:pPr>
                      <w:pStyle w:val="Bibliography"/>
                      <w:rPr>
                        <w:noProof/>
                        <w:lang w:val="sr-Cyrl-RS"/>
                      </w:rPr>
                    </w:pPr>
                    <w:r>
                      <w:rPr>
                        <w:noProof/>
                        <w:lang w:val="sr-Cyrl-RS"/>
                      </w:rPr>
                      <w:t>„Пословни инкубатор "Стартап лекције: пословни модел",“ [На мрежи]. Available: http://inkubator.biz/startap-lekcije-poslovni-model.</w:t>
                    </w:r>
                  </w:p>
                </w:tc>
              </w:tr>
              <w:tr w:rsidR="00644069" w14:paraId="7924B94A" w14:textId="77777777" w:rsidTr="00742E31">
                <w:trPr>
                  <w:tblCellSpacing w:w="15" w:type="dxa"/>
                </w:trPr>
                <w:tc>
                  <w:tcPr>
                    <w:tcW w:w="50" w:type="pct"/>
                    <w:hideMark/>
                  </w:tcPr>
                  <w:p w14:paraId="3F18997C" w14:textId="77777777" w:rsidR="00644069" w:rsidRDefault="00644069" w:rsidP="00742E31">
                    <w:pPr>
                      <w:pStyle w:val="Bibliography"/>
                      <w:rPr>
                        <w:noProof/>
                        <w:lang w:val="sr-Cyrl-RS"/>
                      </w:rPr>
                    </w:pPr>
                    <w:r>
                      <w:rPr>
                        <w:noProof/>
                        <w:lang w:val="sr-Cyrl-RS"/>
                      </w:rPr>
                      <w:t xml:space="preserve">[3] </w:t>
                    </w:r>
                  </w:p>
                </w:tc>
                <w:tc>
                  <w:tcPr>
                    <w:tcW w:w="0" w:type="auto"/>
                    <w:hideMark/>
                  </w:tcPr>
                  <w:p w14:paraId="2DC4FCD8" w14:textId="77777777" w:rsidR="00644069" w:rsidRDefault="00644069" w:rsidP="00742E31">
                    <w:pPr>
                      <w:pStyle w:val="Bibliography"/>
                      <w:rPr>
                        <w:noProof/>
                        <w:lang w:val="sr-Cyrl-RS"/>
                      </w:rPr>
                    </w:pPr>
                    <w:r>
                      <w:rPr>
                        <w:noProof/>
                        <w:lang w:val="sr-Cyrl-RS"/>
                      </w:rPr>
                      <w:t xml:space="preserve">„Skija više od 100.000 Srba, Alpi sve popularnija destinacija,“ </w:t>
                    </w:r>
                    <w:r>
                      <w:rPr>
                        <w:i/>
                        <w:iCs/>
                        <w:noProof/>
                        <w:lang w:val="sr-Cyrl-RS"/>
                      </w:rPr>
                      <w:t>N1.</w:t>
                    </w:r>
                    <w:r>
                      <w:rPr>
                        <w:noProof/>
                        <w:lang w:val="sr-Cyrl-RS"/>
                      </w:rPr>
                      <w:t xml:space="preserve"> </w:t>
                    </w:r>
                  </w:p>
                </w:tc>
              </w:tr>
              <w:tr w:rsidR="00644069" w14:paraId="09909B36" w14:textId="77777777" w:rsidTr="00742E31">
                <w:trPr>
                  <w:tblCellSpacing w:w="15" w:type="dxa"/>
                </w:trPr>
                <w:tc>
                  <w:tcPr>
                    <w:tcW w:w="50" w:type="pct"/>
                    <w:hideMark/>
                  </w:tcPr>
                  <w:p w14:paraId="10E54F63" w14:textId="77777777" w:rsidR="00644069" w:rsidRDefault="00644069" w:rsidP="00742E31">
                    <w:pPr>
                      <w:pStyle w:val="Bibliography"/>
                      <w:rPr>
                        <w:noProof/>
                        <w:lang w:val="sr-Cyrl-RS"/>
                      </w:rPr>
                    </w:pPr>
                    <w:r>
                      <w:rPr>
                        <w:noProof/>
                        <w:lang w:val="sr-Cyrl-RS"/>
                      </w:rPr>
                      <w:t xml:space="preserve">[4] </w:t>
                    </w:r>
                  </w:p>
                </w:tc>
                <w:tc>
                  <w:tcPr>
                    <w:tcW w:w="0" w:type="auto"/>
                    <w:hideMark/>
                  </w:tcPr>
                  <w:p w14:paraId="4823340C" w14:textId="77777777" w:rsidR="00644069" w:rsidRDefault="00644069" w:rsidP="00742E31">
                    <w:pPr>
                      <w:pStyle w:val="Bibliography"/>
                      <w:rPr>
                        <w:noProof/>
                        <w:lang w:val="sr-Cyrl-RS"/>
                      </w:rPr>
                    </w:pPr>
                    <w:r>
                      <w:rPr>
                        <w:noProof/>
                        <w:lang w:val="sr-Cyrl-RS"/>
                      </w:rPr>
                      <w:t>„Презентација са вежби предмета Управљање софтверским пројектима,“ [На мрежи]. Available: https://rti.etf.bg.ac.rs/rti/si3usp/materijali/vezbe/USP2022_Vezbe1.pdf.</w:t>
                    </w:r>
                  </w:p>
                </w:tc>
              </w:tr>
              <w:tr w:rsidR="00644069" w14:paraId="2AABE4A0" w14:textId="77777777" w:rsidTr="00742E31">
                <w:trPr>
                  <w:tblCellSpacing w:w="15" w:type="dxa"/>
                </w:trPr>
                <w:tc>
                  <w:tcPr>
                    <w:tcW w:w="50" w:type="pct"/>
                    <w:hideMark/>
                  </w:tcPr>
                  <w:p w14:paraId="0B9F1AD9" w14:textId="77777777" w:rsidR="00644069" w:rsidRDefault="00644069" w:rsidP="00742E31">
                    <w:pPr>
                      <w:pStyle w:val="Bibliography"/>
                      <w:rPr>
                        <w:noProof/>
                        <w:lang w:val="sr-Cyrl-RS"/>
                      </w:rPr>
                    </w:pPr>
                    <w:r>
                      <w:rPr>
                        <w:noProof/>
                        <w:lang w:val="sr-Cyrl-RS"/>
                      </w:rPr>
                      <w:t xml:space="preserve">[5] </w:t>
                    </w:r>
                  </w:p>
                </w:tc>
                <w:tc>
                  <w:tcPr>
                    <w:tcW w:w="0" w:type="auto"/>
                    <w:hideMark/>
                  </w:tcPr>
                  <w:p w14:paraId="71D59B18" w14:textId="77777777" w:rsidR="00644069" w:rsidRDefault="00644069" w:rsidP="00742E31">
                    <w:pPr>
                      <w:pStyle w:val="Bibliography"/>
                      <w:rPr>
                        <w:noProof/>
                        <w:lang w:val="sr-Cyrl-RS"/>
                      </w:rPr>
                    </w:pPr>
                    <w:r>
                      <w:rPr>
                        <w:noProof/>
                        <w:lang w:val="sr-Cyrl-RS"/>
                      </w:rPr>
                      <w:t xml:space="preserve">A. Osterwalder и Y. Pigneur, Business Model Generation, John Wiley &amp; Sons, Inc., 2010. </w:t>
                    </w:r>
                  </w:p>
                </w:tc>
              </w:tr>
              <w:tr w:rsidR="00644069" w14:paraId="0D65C42F" w14:textId="77777777" w:rsidTr="00742E31">
                <w:trPr>
                  <w:tblCellSpacing w:w="15" w:type="dxa"/>
                </w:trPr>
                <w:tc>
                  <w:tcPr>
                    <w:tcW w:w="50" w:type="pct"/>
                    <w:hideMark/>
                  </w:tcPr>
                  <w:p w14:paraId="1F6EA02C" w14:textId="77777777" w:rsidR="00644069" w:rsidRDefault="00644069" w:rsidP="00742E31">
                    <w:pPr>
                      <w:pStyle w:val="Bibliography"/>
                      <w:rPr>
                        <w:noProof/>
                        <w:lang w:val="sr-Cyrl-RS"/>
                      </w:rPr>
                    </w:pPr>
                    <w:r>
                      <w:rPr>
                        <w:noProof/>
                        <w:lang w:val="sr-Cyrl-RS"/>
                      </w:rPr>
                      <w:t xml:space="preserve">[6] </w:t>
                    </w:r>
                  </w:p>
                </w:tc>
                <w:tc>
                  <w:tcPr>
                    <w:tcW w:w="0" w:type="auto"/>
                    <w:hideMark/>
                  </w:tcPr>
                  <w:p w14:paraId="72038DD9" w14:textId="77777777" w:rsidR="00644069" w:rsidRDefault="00644069" w:rsidP="00742E31">
                    <w:pPr>
                      <w:pStyle w:val="Bibliography"/>
                      <w:rPr>
                        <w:noProof/>
                        <w:lang w:val="sr-Cyrl-RS"/>
                      </w:rPr>
                    </w:pPr>
                    <w:r>
                      <w:rPr>
                        <w:noProof/>
                        <w:lang w:val="sr-Cyrl-RS"/>
                      </w:rPr>
                      <w:t>„Културни трендови који ће обликовати понашање потрошача 2021. и даље,“ [На мрежи]. Available: https://www.forbes.com/sites/kianbakhtiari/2021/02/26/cultural-trends-that-will-shape-consumer-behavior-in-2021-and-beyond/?sh=443a53016d9c.</w:t>
                    </w:r>
                  </w:p>
                </w:tc>
              </w:tr>
            </w:tbl>
            <w:p w14:paraId="1423E66A" w14:textId="77777777" w:rsidR="00644069" w:rsidRDefault="00644069" w:rsidP="00644069">
              <w:pPr>
                <w:rPr>
                  <w:rFonts w:eastAsia="Times New Roman"/>
                  <w:noProof/>
                </w:rPr>
              </w:pPr>
            </w:p>
            <w:p w14:paraId="404B31D8" w14:textId="77777777" w:rsidR="00644069" w:rsidRDefault="00644069" w:rsidP="00644069">
              <w:r>
                <w:rPr>
                  <w:b/>
                  <w:bCs/>
                  <w:noProof/>
                </w:rPr>
                <w:fldChar w:fldCharType="end"/>
              </w:r>
            </w:p>
          </w:sdtContent>
        </w:sdt>
      </w:sdtContent>
    </w:sdt>
    <w:p w14:paraId="1FC4144C" w14:textId="77777777" w:rsidR="00644069" w:rsidRPr="008A3131" w:rsidRDefault="00644069" w:rsidP="00644069">
      <w:pPr>
        <w:ind w:firstLine="360"/>
        <w:rPr>
          <w:lang w:val="sr-Cyrl-RS"/>
        </w:rPr>
      </w:pPr>
    </w:p>
    <w:p w14:paraId="08546F49" w14:textId="77777777" w:rsidR="00DD1B62" w:rsidRPr="00644069" w:rsidRDefault="00DD1B62" w:rsidP="00644069"/>
    <w:sectPr w:rsidR="00DD1B62" w:rsidRPr="00644069" w:rsidSect="0003169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Марија Костић" w:date="2022-05-06T07:41:00Z" w:initials="МК">
    <w:p w14:paraId="404B5F82" w14:textId="77777777" w:rsidR="00644069" w:rsidRPr="00B21913" w:rsidRDefault="00644069" w:rsidP="00644069">
      <w:pPr>
        <w:pStyle w:val="CommentText"/>
        <w:rPr>
          <w:lang w:val="sr-Cyrl-RS"/>
        </w:rPr>
      </w:pPr>
      <w:r>
        <w:rPr>
          <w:rStyle w:val="CommentReference"/>
        </w:rPr>
        <w:annotationRef/>
      </w:r>
      <w:r>
        <w:rPr>
          <w:lang w:val="sr-Cyrl-RS"/>
        </w:rPr>
        <w:t>Садржај није ажуриран.</w:t>
      </w:r>
    </w:p>
  </w:comment>
  <w:comment w:id="4" w:author="Марија Костић" w:date="2022-05-06T07:44:00Z" w:initials="МК">
    <w:p w14:paraId="269BC509" w14:textId="77777777" w:rsidR="00644069" w:rsidRPr="00A94ED9" w:rsidRDefault="00644069" w:rsidP="00644069">
      <w:pPr>
        <w:pStyle w:val="CommentText"/>
        <w:rPr>
          <w:lang w:val="sr-Cyrl-RS"/>
        </w:rPr>
      </w:pPr>
      <w:r>
        <w:rPr>
          <w:rStyle w:val="CommentReference"/>
        </w:rPr>
        <w:annotationRef/>
      </w:r>
      <w:r>
        <w:rPr>
          <w:lang w:val="sr-Cyrl-RS"/>
        </w:rPr>
        <w:t>Конструкције у првом лицу треба избегавати.</w:t>
      </w:r>
    </w:p>
  </w:comment>
  <w:comment w:id="11" w:author="Марија Костић" w:date="2022-05-06T07:47:00Z" w:initials="МК">
    <w:p w14:paraId="40E2B6B2" w14:textId="77777777" w:rsidR="00644069" w:rsidRPr="00E33F4D" w:rsidRDefault="00644069" w:rsidP="00644069">
      <w:pPr>
        <w:pStyle w:val="CommentText"/>
        <w:rPr>
          <w:lang w:val="sr-Cyrl-RS"/>
        </w:rPr>
      </w:pPr>
      <w:r>
        <w:rPr>
          <w:rStyle w:val="CommentReference"/>
        </w:rPr>
        <w:annotationRef/>
      </w:r>
      <w:r>
        <w:rPr>
          <w:lang w:val="sr-Cyrl-RS"/>
        </w:rPr>
        <w:t>Који су конкретни бројеви?</w:t>
      </w:r>
    </w:p>
  </w:comment>
  <w:comment w:id="14" w:author="Марија Костић" w:date="2022-05-06T07:50:00Z" w:initials="МК">
    <w:p w14:paraId="5487AEFE" w14:textId="77777777" w:rsidR="00644069" w:rsidRPr="0054776F" w:rsidRDefault="00644069" w:rsidP="00644069">
      <w:pPr>
        <w:pStyle w:val="CommentText"/>
        <w:rPr>
          <w:lang w:val="sr-Cyrl-RS"/>
        </w:rPr>
      </w:pPr>
      <w:r>
        <w:rPr>
          <w:rStyle w:val="CommentReference"/>
        </w:rPr>
        <w:annotationRef/>
      </w:r>
      <w:r>
        <w:rPr>
          <w:lang w:val="sr-Cyrl-RS"/>
        </w:rPr>
        <w:t>Ако је понуда иста онда нема разлога да горска служба буде одвојени кориснички сегмент.</w:t>
      </w:r>
    </w:p>
  </w:comment>
  <w:comment w:id="31" w:author="Марија Костић" w:date="2022-05-06T07:57:00Z" w:initials="МК">
    <w:p w14:paraId="7451286D" w14:textId="77777777" w:rsidR="00644069" w:rsidRDefault="00644069" w:rsidP="00644069">
      <w:pPr>
        <w:pStyle w:val="CommentText"/>
        <w:rPr>
          <w:lang w:val="sr-Cyrl-RS"/>
        </w:rPr>
      </w:pPr>
      <w:r>
        <w:rPr>
          <w:rStyle w:val="CommentReference"/>
        </w:rPr>
        <w:annotationRef/>
      </w:r>
      <w:r>
        <w:rPr>
          <w:lang w:val="sr-Cyrl-RS"/>
        </w:rPr>
        <w:t xml:space="preserve">Постојеће понуде нису довољно истражене </w:t>
      </w:r>
    </w:p>
    <w:p w14:paraId="6888DBDA" w14:textId="77777777" w:rsidR="00644069" w:rsidRDefault="00644069" w:rsidP="00644069">
      <w:pPr>
        <w:pStyle w:val="CommentText"/>
      </w:pPr>
    </w:p>
    <w:p w14:paraId="65671694" w14:textId="77777777" w:rsidR="00644069" w:rsidRDefault="00644069" w:rsidP="00644069">
      <w:pPr>
        <w:pStyle w:val="CommentText"/>
      </w:pPr>
      <w:hyperlink r:id="rId1" w:history="1">
        <w:r>
          <w:rPr>
            <w:rStyle w:val="Hyperlink"/>
          </w:rPr>
          <w:t>Steamboat man creates ski tracking app that monitors lift wait times | SteamboatToday.com (steamboatpilot.com)</w:t>
        </w:r>
      </w:hyperlink>
    </w:p>
    <w:p w14:paraId="3EDA2A8B" w14:textId="77777777" w:rsidR="00644069" w:rsidRDefault="00644069" w:rsidP="00644069">
      <w:pPr>
        <w:pStyle w:val="CommentText"/>
      </w:pPr>
    </w:p>
    <w:p w14:paraId="529EFD39" w14:textId="77777777" w:rsidR="00644069" w:rsidRPr="006B70EF" w:rsidRDefault="00644069" w:rsidP="00644069">
      <w:pPr>
        <w:pStyle w:val="CommentText"/>
        <w:rPr>
          <w:lang w:val="sr-Cyrl-RS"/>
        </w:rPr>
      </w:pPr>
      <w:hyperlink r:id="rId2" w:history="1">
        <w:r>
          <w:rPr>
            <w:rStyle w:val="Hyperlink"/>
          </w:rPr>
          <w:t>Ski Resorts use Veovo to Ease Skiers´ Minds with Lift Wait Times - Veovo</w:t>
        </w:r>
      </w:hyperlink>
    </w:p>
  </w:comment>
  <w:comment w:id="38" w:author="Марија Костић" w:date="2022-05-06T08:02:00Z" w:initials="МК">
    <w:p w14:paraId="38654EAC" w14:textId="77777777" w:rsidR="00644069" w:rsidRPr="00084EF7" w:rsidRDefault="00644069" w:rsidP="00644069">
      <w:pPr>
        <w:pStyle w:val="CommentText"/>
        <w:rPr>
          <w:lang w:val="sr-Cyrl-RS"/>
        </w:rPr>
      </w:pPr>
      <w:r>
        <w:rPr>
          <w:rStyle w:val="CommentReference"/>
        </w:rPr>
        <w:annotationRef/>
      </w:r>
      <w:r>
        <w:rPr>
          <w:lang w:val="sr-Cyrl-RS"/>
        </w:rPr>
        <w:t>Референца?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4B5F82" w15:done="0"/>
  <w15:commentEx w15:paraId="269BC509" w15:done="0"/>
  <w15:commentEx w15:paraId="40E2B6B2" w15:done="0"/>
  <w15:commentEx w15:paraId="5487AEFE" w15:done="0"/>
  <w15:commentEx w15:paraId="529EFD39" w15:done="0"/>
  <w15:commentEx w15:paraId="38654E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FCE43" w16cex:dateUtc="2022-05-06T14:41:00Z"/>
  <w16cex:commentExtensible w16cex:durableId="261FCEDD" w16cex:dateUtc="2022-05-06T14:44:00Z"/>
  <w16cex:commentExtensible w16cex:durableId="261FCFB7" w16cex:dateUtc="2022-05-06T14:47:00Z"/>
  <w16cex:commentExtensible w16cex:durableId="261FD06B" w16cex:dateUtc="2022-05-06T14:50:00Z"/>
  <w16cex:commentExtensible w16cex:durableId="261FD1EF" w16cex:dateUtc="2022-05-06T14:57:00Z"/>
  <w16cex:commentExtensible w16cex:durableId="261FD331" w16cex:dateUtc="2022-05-06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4B5F82" w16cid:durableId="261FCE43"/>
  <w16cid:commentId w16cid:paraId="269BC509" w16cid:durableId="261FCEDD"/>
  <w16cid:commentId w16cid:paraId="40E2B6B2" w16cid:durableId="261FCFB7"/>
  <w16cid:commentId w16cid:paraId="5487AEFE" w16cid:durableId="261FD06B"/>
  <w16cid:commentId w16cid:paraId="529EFD39" w16cid:durableId="261FD1EF"/>
  <w16cid:commentId w16cid:paraId="38654EAC" w16cid:durableId="261FD3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E8D8E" w14:textId="77777777" w:rsidR="005A5F7A" w:rsidRDefault="005A5F7A" w:rsidP="001278D0">
      <w:pPr>
        <w:spacing w:after="0" w:line="240" w:lineRule="auto"/>
      </w:pPr>
      <w:r>
        <w:separator/>
      </w:r>
    </w:p>
  </w:endnote>
  <w:endnote w:type="continuationSeparator" w:id="0">
    <w:p w14:paraId="07418DA2" w14:textId="77777777" w:rsidR="005A5F7A" w:rsidRDefault="005A5F7A" w:rsidP="0012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59B08" w14:textId="77777777" w:rsidR="005A5F7A" w:rsidRDefault="005A5F7A" w:rsidP="001278D0">
      <w:pPr>
        <w:spacing w:after="0" w:line="240" w:lineRule="auto"/>
      </w:pPr>
      <w:r>
        <w:separator/>
      </w:r>
    </w:p>
  </w:footnote>
  <w:footnote w:type="continuationSeparator" w:id="0">
    <w:p w14:paraId="5A4D1C65" w14:textId="77777777" w:rsidR="005A5F7A" w:rsidRDefault="005A5F7A" w:rsidP="00127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A3FBF"/>
    <w:multiLevelType w:val="hybridMultilevel"/>
    <w:tmpl w:val="77149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695CB0"/>
    <w:multiLevelType w:val="multilevel"/>
    <w:tmpl w:val="A3848D9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EA523F"/>
    <w:multiLevelType w:val="hybridMultilevel"/>
    <w:tmpl w:val="F85A2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F2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9459AE"/>
    <w:multiLevelType w:val="hybridMultilevel"/>
    <w:tmpl w:val="94E6CC24"/>
    <w:lvl w:ilvl="0" w:tplc="4210D5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441B68"/>
    <w:multiLevelType w:val="hybridMultilevel"/>
    <w:tmpl w:val="163442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5A5161"/>
    <w:multiLevelType w:val="hybridMultilevel"/>
    <w:tmpl w:val="91667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0A1671"/>
    <w:multiLevelType w:val="hybridMultilevel"/>
    <w:tmpl w:val="5BA2AF7A"/>
    <w:lvl w:ilvl="0" w:tplc="DEE48B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2F4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97851529">
    <w:abstractNumId w:val="18"/>
  </w:num>
  <w:num w:numId="2" w16cid:durableId="1213465085">
    <w:abstractNumId w:val="16"/>
  </w:num>
  <w:num w:numId="3" w16cid:durableId="1153568872">
    <w:abstractNumId w:val="0"/>
  </w:num>
  <w:num w:numId="4" w16cid:durableId="777797060">
    <w:abstractNumId w:val="21"/>
  </w:num>
  <w:num w:numId="5" w16cid:durableId="1486774338">
    <w:abstractNumId w:val="12"/>
  </w:num>
  <w:num w:numId="6" w16cid:durableId="2039112704">
    <w:abstractNumId w:val="7"/>
  </w:num>
  <w:num w:numId="7" w16cid:durableId="784353041">
    <w:abstractNumId w:val="10"/>
  </w:num>
  <w:num w:numId="8" w16cid:durableId="1707564941">
    <w:abstractNumId w:val="17"/>
  </w:num>
  <w:num w:numId="9" w16cid:durableId="406614117">
    <w:abstractNumId w:val="6"/>
  </w:num>
  <w:num w:numId="10" w16cid:durableId="1452164102">
    <w:abstractNumId w:val="4"/>
  </w:num>
  <w:num w:numId="11" w16cid:durableId="1653831079">
    <w:abstractNumId w:val="2"/>
  </w:num>
  <w:num w:numId="12" w16cid:durableId="844827437">
    <w:abstractNumId w:val="20"/>
  </w:num>
  <w:num w:numId="13" w16cid:durableId="1743526722">
    <w:abstractNumId w:val="19"/>
  </w:num>
  <w:num w:numId="14" w16cid:durableId="2009598878">
    <w:abstractNumId w:val="5"/>
  </w:num>
  <w:num w:numId="15" w16cid:durableId="124197032">
    <w:abstractNumId w:val="11"/>
  </w:num>
  <w:num w:numId="16" w16cid:durableId="1388455586">
    <w:abstractNumId w:val="15"/>
  </w:num>
  <w:num w:numId="17" w16cid:durableId="1869903956">
    <w:abstractNumId w:val="8"/>
  </w:num>
  <w:num w:numId="18" w16cid:durableId="373163920">
    <w:abstractNumId w:val="22"/>
  </w:num>
  <w:num w:numId="19" w16cid:durableId="1998223039">
    <w:abstractNumId w:val="1"/>
  </w:num>
  <w:num w:numId="20" w16cid:durableId="1171137735">
    <w:abstractNumId w:val="3"/>
  </w:num>
  <w:num w:numId="21" w16cid:durableId="819688138">
    <w:abstractNumId w:val="14"/>
  </w:num>
  <w:num w:numId="22" w16cid:durableId="1865826166">
    <w:abstractNumId w:val="13"/>
  </w:num>
  <w:num w:numId="23" w16cid:durableId="1488322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01"/>
    <w:rsid w:val="000060C7"/>
    <w:rsid w:val="00012F5F"/>
    <w:rsid w:val="00016772"/>
    <w:rsid w:val="00031492"/>
    <w:rsid w:val="00036AC5"/>
    <w:rsid w:val="00046F1A"/>
    <w:rsid w:val="00050AB8"/>
    <w:rsid w:val="00053403"/>
    <w:rsid w:val="000603F8"/>
    <w:rsid w:val="00062421"/>
    <w:rsid w:val="00065644"/>
    <w:rsid w:val="000802BD"/>
    <w:rsid w:val="00081135"/>
    <w:rsid w:val="00082C48"/>
    <w:rsid w:val="0008655F"/>
    <w:rsid w:val="000910AC"/>
    <w:rsid w:val="00092496"/>
    <w:rsid w:val="000B25C1"/>
    <w:rsid w:val="000C177D"/>
    <w:rsid w:val="000C1AFA"/>
    <w:rsid w:val="000C620A"/>
    <w:rsid w:val="000E7588"/>
    <w:rsid w:val="000F30FF"/>
    <w:rsid w:val="000F3458"/>
    <w:rsid w:val="000F38C5"/>
    <w:rsid w:val="000F3B96"/>
    <w:rsid w:val="000F52AF"/>
    <w:rsid w:val="00122E0D"/>
    <w:rsid w:val="001269B4"/>
    <w:rsid w:val="001278D0"/>
    <w:rsid w:val="00127B8A"/>
    <w:rsid w:val="00135A85"/>
    <w:rsid w:val="001432FE"/>
    <w:rsid w:val="00144960"/>
    <w:rsid w:val="00151FB8"/>
    <w:rsid w:val="00157DCC"/>
    <w:rsid w:val="00164AC3"/>
    <w:rsid w:val="00164CED"/>
    <w:rsid w:val="00170265"/>
    <w:rsid w:val="00171427"/>
    <w:rsid w:val="00175ABA"/>
    <w:rsid w:val="00182DF5"/>
    <w:rsid w:val="001847A7"/>
    <w:rsid w:val="00194936"/>
    <w:rsid w:val="00195A35"/>
    <w:rsid w:val="001A16DC"/>
    <w:rsid w:val="001A3D2A"/>
    <w:rsid w:val="001A3FCB"/>
    <w:rsid w:val="001A5661"/>
    <w:rsid w:val="001C310A"/>
    <w:rsid w:val="001C6D5E"/>
    <w:rsid w:val="001D09B0"/>
    <w:rsid w:val="001D3854"/>
    <w:rsid w:val="001E28EC"/>
    <w:rsid w:val="001E574A"/>
    <w:rsid w:val="001F0FB5"/>
    <w:rsid w:val="001F309A"/>
    <w:rsid w:val="00220E71"/>
    <w:rsid w:val="00222A12"/>
    <w:rsid w:val="00222EEE"/>
    <w:rsid w:val="00242B62"/>
    <w:rsid w:val="0024477D"/>
    <w:rsid w:val="00246131"/>
    <w:rsid w:val="00247F1A"/>
    <w:rsid w:val="002540D9"/>
    <w:rsid w:val="0027004B"/>
    <w:rsid w:val="00270260"/>
    <w:rsid w:val="002851FB"/>
    <w:rsid w:val="002950F3"/>
    <w:rsid w:val="00296AB6"/>
    <w:rsid w:val="002B2C6C"/>
    <w:rsid w:val="002B4D73"/>
    <w:rsid w:val="002C48EC"/>
    <w:rsid w:val="002D4B92"/>
    <w:rsid w:val="002E1A52"/>
    <w:rsid w:val="002E1D42"/>
    <w:rsid w:val="002F451C"/>
    <w:rsid w:val="003035D0"/>
    <w:rsid w:val="00303841"/>
    <w:rsid w:val="00303CA2"/>
    <w:rsid w:val="003047FA"/>
    <w:rsid w:val="0031304F"/>
    <w:rsid w:val="003250F1"/>
    <w:rsid w:val="00326278"/>
    <w:rsid w:val="00330726"/>
    <w:rsid w:val="00337E92"/>
    <w:rsid w:val="00343134"/>
    <w:rsid w:val="00345BF0"/>
    <w:rsid w:val="003576C6"/>
    <w:rsid w:val="003612AA"/>
    <w:rsid w:val="003770F7"/>
    <w:rsid w:val="00380CAE"/>
    <w:rsid w:val="00382A06"/>
    <w:rsid w:val="00385634"/>
    <w:rsid w:val="00387101"/>
    <w:rsid w:val="00387BF3"/>
    <w:rsid w:val="00391D36"/>
    <w:rsid w:val="0039559B"/>
    <w:rsid w:val="003966F6"/>
    <w:rsid w:val="003A2666"/>
    <w:rsid w:val="003A3D44"/>
    <w:rsid w:val="003A5BD6"/>
    <w:rsid w:val="003D01DF"/>
    <w:rsid w:val="003E7F0B"/>
    <w:rsid w:val="003F640F"/>
    <w:rsid w:val="003F6C7E"/>
    <w:rsid w:val="003F7B58"/>
    <w:rsid w:val="0040260C"/>
    <w:rsid w:val="004070E3"/>
    <w:rsid w:val="00412B32"/>
    <w:rsid w:val="00413AE2"/>
    <w:rsid w:val="00421825"/>
    <w:rsid w:val="004253BE"/>
    <w:rsid w:val="00433730"/>
    <w:rsid w:val="00441A8B"/>
    <w:rsid w:val="00447DF2"/>
    <w:rsid w:val="00451DC0"/>
    <w:rsid w:val="00476C45"/>
    <w:rsid w:val="004811AE"/>
    <w:rsid w:val="00481576"/>
    <w:rsid w:val="00492AFF"/>
    <w:rsid w:val="00496A35"/>
    <w:rsid w:val="004A22D0"/>
    <w:rsid w:val="004C0964"/>
    <w:rsid w:val="004C3916"/>
    <w:rsid w:val="004D6069"/>
    <w:rsid w:val="004D6318"/>
    <w:rsid w:val="004E645E"/>
    <w:rsid w:val="004F1704"/>
    <w:rsid w:val="004F46CB"/>
    <w:rsid w:val="004F5396"/>
    <w:rsid w:val="004F64A5"/>
    <w:rsid w:val="00504D55"/>
    <w:rsid w:val="00531877"/>
    <w:rsid w:val="00543AD7"/>
    <w:rsid w:val="005661C0"/>
    <w:rsid w:val="00576A91"/>
    <w:rsid w:val="00577683"/>
    <w:rsid w:val="0058091E"/>
    <w:rsid w:val="00586A44"/>
    <w:rsid w:val="00587DB9"/>
    <w:rsid w:val="00593677"/>
    <w:rsid w:val="005955A8"/>
    <w:rsid w:val="00597E0E"/>
    <w:rsid w:val="005A5F7A"/>
    <w:rsid w:val="005B0D5C"/>
    <w:rsid w:val="005B7AEC"/>
    <w:rsid w:val="005B7D43"/>
    <w:rsid w:val="005E4576"/>
    <w:rsid w:val="005E464D"/>
    <w:rsid w:val="005E7C58"/>
    <w:rsid w:val="005F532C"/>
    <w:rsid w:val="005F66FD"/>
    <w:rsid w:val="005F6E6A"/>
    <w:rsid w:val="0060113F"/>
    <w:rsid w:val="006129CA"/>
    <w:rsid w:val="00613C90"/>
    <w:rsid w:val="00624B4E"/>
    <w:rsid w:val="00630D07"/>
    <w:rsid w:val="006354A1"/>
    <w:rsid w:val="00644069"/>
    <w:rsid w:val="00656AC4"/>
    <w:rsid w:val="00656CC1"/>
    <w:rsid w:val="006604DC"/>
    <w:rsid w:val="00661C0A"/>
    <w:rsid w:val="00676ACD"/>
    <w:rsid w:val="00680DC2"/>
    <w:rsid w:val="00693732"/>
    <w:rsid w:val="0069559F"/>
    <w:rsid w:val="006A5ED9"/>
    <w:rsid w:val="006A63E1"/>
    <w:rsid w:val="006B1B16"/>
    <w:rsid w:val="006B39B6"/>
    <w:rsid w:val="006B3DE8"/>
    <w:rsid w:val="006B650C"/>
    <w:rsid w:val="006C03BB"/>
    <w:rsid w:val="006D2B09"/>
    <w:rsid w:val="006E37DA"/>
    <w:rsid w:val="006F776C"/>
    <w:rsid w:val="00703852"/>
    <w:rsid w:val="00706623"/>
    <w:rsid w:val="00712BCB"/>
    <w:rsid w:val="00717C5B"/>
    <w:rsid w:val="00721953"/>
    <w:rsid w:val="00721BCF"/>
    <w:rsid w:val="00721DB7"/>
    <w:rsid w:val="00731F3B"/>
    <w:rsid w:val="00732037"/>
    <w:rsid w:val="00734320"/>
    <w:rsid w:val="007379A9"/>
    <w:rsid w:val="00743EDA"/>
    <w:rsid w:val="00746C51"/>
    <w:rsid w:val="007636EB"/>
    <w:rsid w:val="00765DA4"/>
    <w:rsid w:val="007812B0"/>
    <w:rsid w:val="0078315E"/>
    <w:rsid w:val="00791B01"/>
    <w:rsid w:val="00793A88"/>
    <w:rsid w:val="007B192E"/>
    <w:rsid w:val="007B2493"/>
    <w:rsid w:val="007B7003"/>
    <w:rsid w:val="007B7536"/>
    <w:rsid w:val="007D4D11"/>
    <w:rsid w:val="007D5762"/>
    <w:rsid w:val="007E3E2F"/>
    <w:rsid w:val="007E6DCA"/>
    <w:rsid w:val="007F2E4F"/>
    <w:rsid w:val="00806757"/>
    <w:rsid w:val="008166B0"/>
    <w:rsid w:val="00842540"/>
    <w:rsid w:val="00844E35"/>
    <w:rsid w:val="008472EE"/>
    <w:rsid w:val="00853774"/>
    <w:rsid w:val="00866442"/>
    <w:rsid w:val="00871521"/>
    <w:rsid w:val="00871758"/>
    <w:rsid w:val="00880EB5"/>
    <w:rsid w:val="0089603F"/>
    <w:rsid w:val="008A2816"/>
    <w:rsid w:val="008A78E3"/>
    <w:rsid w:val="008C30A5"/>
    <w:rsid w:val="008D0B64"/>
    <w:rsid w:val="008D0B81"/>
    <w:rsid w:val="008D22E1"/>
    <w:rsid w:val="008E2CC3"/>
    <w:rsid w:val="008F459F"/>
    <w:rsid w:val="0090443E"/>
    <w:rsid w:val="00904588"/>
    <w:rsid w:val="00914093"/>
    <w:rsid w:val="009224FA"/>
    <w:rsid w:val="009267DB"/>
    <w:rsid w:val="009373F0"/>
    <w:rsid w:val="00956380"/>
    <w:rsid w:val="009579EF"/>
    <w:rsid w:val="00962B9C"/>
    <w:rsid w:val="009843B9"/>
    <w:rsid w:val="009A285C"/>
    <w:rsid w:val="009A5421"/>
    <w:rsid w:val="009B50AA"/>
    <w:rsid w:val="009C44F3"/>
    <w:rsid w:val="009D11E2"/>
    <w:rsid w:val="009D367E"/>
    <w:rsid w:val="009E27E1"/>
    <w:rsid w:val="009E6642"/>
    <w:rsid w:val="009F0833"/>
    <w:rsid w:val="009F1E6B"/>
    <w:rsid w:val="00A01084"/>
    <w:rsid w:val="00A0120B"/>
    <w:rsid w:val="00A10FB4"/>
    <w:rsid w:val="00A12A9F"/>
    <w:rsid w:val="00A16EF4"/>
    <w:rsid w:val="00A1704C"/>
    <w:rsid w:val="00A17934"/>
    <w:rsid w:val="00A22563"/>
    <w:rsid w:val="00A32F85"/>
    <w:rsid w:val="00A33C4B"/>
    <w:rsid w:val="00A43BE7"/>
    <w:rsid w:val="00A4501B"/>
    <w:rsid w:val="00A647B8"/>
    <w:rsid w:val="00A7148A"/>
    <w:rsid w:val="00A74E7C"/>
    <w:rsid w:val="00A7757A"/>
    <w:rsid w:val="00A80051"/>
    <w:rsid w:val="00A85458"/>
    <w:rsid w:val="00A94E22"/>
    <w:rsid w:val="00AA7002"/>
    <w:rsid w:val="00AA7C57"/>
    <w:rsid w:val="00AB5C35"/>
    <w:rsid w:val="00AB7496"/>
    <w:rsid w:val="00AC04D6"/>
    <w:rsid w:val="00AC667E"/>
    <w:rsid w:val="00AE5D0A"/>
    <w:rsid w:val="00B039E5"/>
    <w:rsid w:val="00B05CBB"/>
    <w:rsid w:val="00B1625E"/>
    <w:rsid w:val="00B21E63"/>
    <w:rsid w:val="00B4507C"/>
    <w:rsid w:val="00B601C7"/>
    <w:rsid w:val="00B62932"/>
    <w:rsid w:val="00B65A54"/>
    <w:rsid w:val="00B81A3A"/>
    <w:rsid w:val="00B8760D"/>
    <w:rsid w:val="00B91883"/>
    <w:rsid w:val="00B93B8C"/>
    <w:rsid w:val="00BA2111"/>
    <w:rsid w:val="00BA594C"/>
    <w:rsid w:val="00BA7B35"/>
    <w:rsid w:val="00BB1554"/>
    <w:rsid w:val="00BD041A"/>
    <w:rsid w:val="00BD27A9"/>
    <w:rsid w:val="00BD34F5"/>
    <w:rsid w:val="00BD71AD"/>
    <w:rsid w:val="00BE0566"/>
    <w:rsid w:val="00BE69BC"/>
    <w:rsid w:val="00BE7221"/>
    <w:rsid w:val="00C0561A"/>
    <w:rsid w:val="00C0605C"/>
    <w:rsid w:val="00C105D9"/>
    <w:rsid w:val="00C17E7E"/>
    <w:rsid w:val="00C216D2"/>
    <w:rsid w:val="00C245F9"/>
    <w:rsid w:val="00C3160F"/>
    <w:rsid w:val="00C40739"/>
    <w:rsid w:val="00C44EDC"/>
    <w:rsid w:val="00C53C51"/>
    <w:rsid w:val="00C56EF6"/>
    <w:rsid w:val="00C6203F"/>
    <w:rsid w:val="00C62A9C"/>
    <w:rsid w:val="00C64D83"/>
    <w:rsid w:val="00C66C70"/>
    <w:rsid w:val="00C7423F"/>
    <w:rsid w:val="00C805EF"/>
    <w:rsid w:val="00C91F99"/>
    <w:rsid w:val="00C93F92"/>
    <w:rsid w:val="00CB282E"/>
    <w:rsid w:val="00CB4C55"/>
    <w:rsid w:val="00CB5BEC"/>
    <w:rsid w:val="00CC1C57"/>
    <w:rsid w:val="00CC31BB"/>
    <w:rsid w:val="00CD0958"/>
    <w:rsid w:val="00CD21DC"/>
    <w:rsid w:val="00CD55CD"/>
    <w:rsid w:val="00CE12EF"/>
    <w:rsid w:val="00CF24BE"/>
    <w:rsid w:val="00CF6A0E"/>
    <w:rsid w:val="00D0070F"/>
    <w:rsid w:val="00D11B03"/>
    <w:rsid w:val="00D164D5"/>
    <w:rsid w:val="00D2177E"/>
    <w:rsid w:val="00D23297"/>
    <w:rsid w:val="00D511CC"/>
    <w:rsid w:val="00D60D2C"/>
    <w:rsid w:val="00D63EFA"/>
    <w:rsid w:val="00D6566B"/>
    <w:rsid w:val="00D732A8"/>
    <w:rsid w:val="00D81827"/>
    <w:rsid w:val="00D84572"/>
    <w:rsid w:val="00D859BE"/>
    <w:rsid w:val="00D90457"/>
    <w:rsid w:val="00D96EBB"/>
    <w:rsid w:val="00D97157"/>
    <w:rsid w:val="00DA40FA"/>
    <w:rsid w:val="00DC185F"/>
    <w:rsid w:val="00DC285D"/>
    <w:rsid w:val="00DC304F"/>
    <w:rsid w:val="00DD193B"/>
    <w:rsid w:val="00DD1B62"/>
    <w:rsid w:val="00DD1D4C"/>
    <w:rsid w:val="00DD2768"/>
    <w:rsid w:val="00DD4272"/>
    <w:rsid w:val="00DD7B9F"/>
    <w:rsid w:val="00DE621E"/>
    <w:rsid w:val="00E067CF"/>
    <w:rsid w:val="00E2461C"/>
    <w:rsid w:val="00E31143"/>
    <w:rsid w:val="00E31A63"/>
    <w:rsid w:val="00E324C6"/>
    <w:rsid w:val="00E324CE"/>
    <w:rsid w:val="00E334D0"/>
    <w:rsid w:val="00E55ADC"/>
    <w:rsid w:val="00E574E4"/>
    <w:rsid w:val="00E57615"/>
    <w:rsid w:val="00E57866"/>
    <w:rsid w:val="00E67627"/>
    <w:rsid w:val="00E72CED"/>
    <w:rsid w:val="00E80978"/>
    <w:rsid w:val="00E8245F"/>
    <w:rsid w:val="00E82739"/>
    <w:rsid w:val="00E829D8"/>
    <w:rsid w:val="00E8458B"/>
    <w:rsid w:val="00E90936"/>
    <w:rsid w:val="00EA20CC"/>
    <w:rsid w:val="00EA6D22"/>
    <w:rsid w:val="00EC4A03"/>
    <w:rsid w:val="00ED3994"/>
    <w:rsid w:val="00ED71B6"/>
    <w:rsid w:val="00EE6CB8"/>
    <w:rsid w:val="00F013E8"/>
    <w:rsid w:val="00F02BDC"/>
    <w:rsid w:val="00F02C19"/>
    <w:rsid w:val="00F07B1B"/>
    <w:rsid w:val="00F07C58"/>
    <w:rsid w:val="00F26656"/>
    <w:rsid w:val="00F26B5F"/>
    <w:rsid w:val="00F31179"/>
    <w:rsid w:val="00F36AEE"/>
    <w:rsid w:val="00F44814"/>
    <w:rsid w:val="00F462E4"/>
    <w:rsid w:val="00F47071"/>
    <w:rsid w:val="00F4748B"/>
    <w:rsid w:val="00F5135A"/>
    <w:rsid w:val="00F53014"/>
    <w:rsid w:val="00F54F25"/>
    <w:rsid w:val="00F608DF"/>
    <w:rsid w:val="00F73E7B"/>
    <w:rsid w:val="00F7462F"/>
    <w:rsid w:val="00F803A9"/>
    <w:rsid w:val="00F91264"/>
    <w:rsid w:val="00F94BA2"/>
    <w:rsid w:val="00F94C1B"/>
    <w:rsid w:val="00FB0116"/>
    <w:rsid w:val="00FD648F"/>
    <w:rsid w:val="00FD724E"/>
    <w:rsid w:val="00FE53BE"/>
    <w:rsid w:val="00FF2E2E"/>
    <w:rsid w:val="00FF4360"/>
    <w:rsid w:val="00FF6A85"/>
    <w:rsid w:val="00FF7FB5"/>
    <w:rsid w:val="4464621A"/>
    <w:rsid w:val="490CE116"/>
    <w:rsid w:val="5BC461FE"/>
    <w:rsid w:val="65AF0C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2C7BC47"/>
  <w15:chartTrackingRefBased/>
  <w15:docId w15:val="{B385E28D-A673-4481-9745-C819ACE09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D55"/>
  </w:style>
  <w:style w:type="paragraph" w:styleId="Heading1">
    <w:name w:val="heading 1"/>
    <w:basedOn w:val="Normal"/>
    <w:next w:val="Normal"/>
    <w:link w:val="Heading1Char"/>
    <w:uiPriority w:val="9"/>
    <w:qFormat/>
    <w:rsid w:val="00050AB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50AB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50AB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50AB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50AB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50A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50A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0AB8"/>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59B"/>
    <w:rPr>
      <w:color w:val="0563C1" w:themeColor="hyperlink"/>
      <w:u w:val="single"/>
    </w:rPr>
  </w:style>
  <w:style w:type="character" w:styleId="UnresolvedMention">
    <w:name w:val="Unresolved Mention"/>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customStyle="1" w:styleId="Heading1Char">
    <w:name w:val="Heading 1 Char"/>
    <w:basedOn w:val="DefaultParagraphFont"/>
    <w:link w:val="Heading1"/>
    <w:uiPriority w:val="9"/>
    <w:rsid w:val="00050AB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50A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50AB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50A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50A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50A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50AB8"/>
    <w:rPr>
      <w:i/>
      <w:iCs/>
    </w:rPr>
  </w:style>
  <w:style w:type="character" w:customStyle="1" w:styleId="Heading8Char">
    <w:name w:val="Heading 8 Char"/>
    <w:basedOn w:val="DefaultParagraphFont"/>
    <w:link w:val="Heading8"/>
    <w:uiPriority w:val="9"/>
    <w:semiHidden/>
    <w:rsid w:val="00050AB8"/>
    <w:rPr>
      <w:b/>
      <w:bCs/>
    </w:rPr>
  </w:style>
  <w:style w:type="character" w:customStyle="1" w:styleId="Heading9Char">
    <w:name w:val="Heading 9 Char"/>
    <w:basedOn w:val="DefaultParagraphFont"/>
    <w:link w:val="Heading9"/>
    <w:uiPriority w:val="9"/>
    <w:semiHidden/>
    <w:rsid w:val="00050AB8"/>
    <w:rPr>
      <w:i/>
      <w:iCs/>
    </w:rPr>
  </w:style>
  <w:style w:type="paragraph" w:styleId="Caption">
    <w:name w:val="caption"/>
    <w:basedOn w:val="Normal"/>
    <w:next w:val="Normal"/>
    <w:uiPriority w:val="35"/>
    <w:semiHidden/>
    <w:unhideWhenUsed/>
    <w:qFormat/>
    <w:rsid w:val="00050AB8"/>
    <w:rPr>
      <w:b/>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50A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50A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A85458"/>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character" w:styleId="FollowedHyperlink">
    <w:name w:val="FollowedHyperlink"/>
    <w:basedOn w:val="DefaultParagraphFont"/>
    <w:uiPriority w:val="99"/>
    <w:semiHidden/>
    <w:unhideWhenUsed/>
    <w:rsid w:val="00661C0A"/>
    <w:rPr>
      <w:color w:val="954F72" w:themeColor="followedHyperlink"/>
      <w:u w:val="single"/>
    </w:rPr>
  </w:style>
  <w:style w:type="table" w:styleId="ListTable3">
    <w:name w:val="List Table 3"/>
    <w:basedOn w:val="TableNormal"/>
    <w:uiPriority w:val="48"/>
    <w:rsid w:val="004C096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6D2B09"/>
    <w:rPr>
      <w:sz w:val="16"/>
      <w:szCs w:val="16"/>
    </w:rPr>
  </w:style>
  <w:style w:type="paragraph" w:styleId="CommentText">
    <w:name w:val="annotation text"/>
    <w:basedOn w:val="Normal"/>
    <w:link w:val="CommentTextChar"/>
    <w:uiPriority w:val="99"/>
    <w:semiHidden/>
    <w:unhideWhenUsed/>
    <w:rsid w:val="006D2B09"/>
    <w:pPr>
      <w:spacing w:line="240" w:lineRule="auto"/>
    </w:pPr>
    <w:rPr>
      <w:sz w:val="20"/>
      <w:szCs w:val="20"/>
    </w:rPr>
  </w:style>
  <w:style w:type="character" w:customStyle="1" w:styleId="CommentTextChar">
    <w:name w:val="Comment Text Char"/>
    <w:basedOn w:val="DefaultParagraphFont"/>
    <w:link w:val="CommentText"/>
    <w:uiPriority w:val="99"/>
    <w:semiHidden/>
    <w:rsid w:val="006D2B09"/>
    <w:rPr>
      <w:sz w:val="20"/>
      <w:szCs w:val="20"/>
    </w:rPr>
  </w:style>
  <w:style w:type="paragraph" w:styleId="CommentSubject">
    <w:name w:val="annotation subject"/>
    <w:basedOn w:val="CommentText"/>
    <w:next w:val="CommentText"/>
    <w:link w:val="CommentSubjectChar"/>
    <w:uiPriority w:val="99"/>
    <w:semiHidden/>
    <w:unhideWhenUsed/>
    <w:rsid w:val="006D2B09"/>
    <w:rPr>
      <w:b/>
      <w:bCs/>
    </w:rPr>
  </w:style>
  <w:style w:type="character" w:customStyle="1" w:styleId="CommentSubjectChar">
    <w:name w:val="Comment Subject Char"/>
    <w:basedOn w:val="CommentTextChar"/>
    <w:link w:val="CommentSubject"/>
    <w:uiPriority w:val="99"/>
    <w:semiHidden/>
    <w:rsid w:val="006D2B09"/>
    <w:rPr>
      <w:b/>
      <w:bCs/>
      <w:sz w:val="20"/>
      <w:szCs w:val="20"/>
    </w:rPr>
  </w:style>
  <w:style w:type="character" w:customStyle="1" w:styleId="UnresolvedMention1">
    <w:name w:val="Unresolved Mention1"/>
    <w:basedOn w:val="DefaultParagraphFont"/>
    <w:uiPriority w:val="99"/>
    <w:semiHidden/>
    <w:unhideWhenUsed/>
    <w:rsid w:val="00644069"/>
    <w:rPr>
      <w:color w:val="605E5C"/>
      <w:shd w:val="clear" w:color="auto" w:fill="E1DFDD"/>
    </w:rPr>
  </w:style>
  <w:style w:type="table" w:customStyle="1" w:styleId="ListTable31">
    <w:name w:val="List Table 31"/>
    <w:basedOn w:val="TableNormal"/>
    <w:uiPriority w:val="48"/>
    <w:rsid w:val="0064406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BalloonText">
    <w:name w:val="Balloon Text"/>
    <w:basedOn w:val="Normal"/>
    <w:link w:val="BalloonTextChar"/>
    <w:uiPriority w:val="99"/>
    <w:semiHidden/>
    <w:unhideWhenUsed/>
    <w:rsid w:val="006440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069"/>
    <w:rPr>
      <w:rFonts w:ascii="Tahoma" w:hAnsi="Tahoma" w:cs="Tahoma"/>
      <w:sz w:val="16"/>
      <w:szCs w:val="16"/>
    </w:rPr>
  </w:style>
  <w:style w:type="character" w:customStyle="1" w:styleId="normaltextrun">
    <w:name w:val="normaltextrun"/>
    <w:basedOn w:val="DefaultParagraphFont"/>
    <w:rsid w:val="00644069"/>
  </w:style>
  <w:style w:type="character" w:customStyle="1" w:styleId="eop">
    <w:name w:val="eop"/>
    <w:basedOn w:val="DefaultParagraphFont"/>
    <w:rsid w:val="00644069"/>
  </w:style>
  <w:style w:type="paragraph" w:styleId="FootnoteText">
    <w:name w:val="footnote text"/>
    <w:basedOn w:val="Normal"/>
    <w:link w:val="FootnoteTextChar"/>
    <w:uiPriority w:val="99"/>
    <w:semiHidden/>
    <w:unhideWhenUsed/>
    <w:rsid w:val="006440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44069"/>
    <w:rPr>
      <w:sz w:val="20"/>
      <w:szCs w:val="20"/>
    </w:rPr>
  </w:style>
  <w:style w:type="character" w:styleId="FootnoteReference">
    <w:name w:val="footnote reference"/>
    <w:basedOn w:val="DefaultParagraphFont"/>
    <w:uiPriority w:val="99"/>
    <w:semiHidden/>
    <w:unhideWhenUsed/>
    <w:rsid w:val="00644069"/>
    <w:rPr>
      <w:vertAlign w:val="superscript"/>
    </w:rPr>
  </w:style>
  <w:style w:type="paragraph" w:styleId="Revision">
    <w:name w:val="Revision"/>
    <w:hidden/>
    <w:uiPriority w:val="99"/>
    <w:semiHidden/>
    <w:rsid w:val="0064406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0083">
      <w:bodyDiv w:val="1"/>
      <w:marLeft w:val="0"/>
      <w:marRight w:val="0"/>
      <w:marTop w:val="0"/>
      <w:marBottom w:val="0"/>
      <w:divBdr>
        <w:top w:val="none" w:sz="0" w:space="0" w:color="auto"/>
        <w:left w:val="none" w:sz="0" w:space="0" w:color="auto"/>
        <w:bottom w:val="none" w:sz="0" w:space="0" w:color="auto"/>
        <w:right w:val="none" w:sz="0" w:space="0" w:color="auto"/>
      </w:divBdr>
    </w:div>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342561361">
      <w:bodyDiv w:val="1"/>
      <w:marLeft w:val="0"/>
      <w:marRight w:val="0"/>
      <w:marTop w:val="0"/>
      <w:marBottom w:val="0"/>
      <w:divBdr>
        <w:top w:val="none" w:sz="0" w:space="0" w:color="auto"/>
        <w:left w:val="none" w:sz="0" w:space="0" w:color="auto"/>
        <w:bottom w:val="none" w:sz="0" w:space="0" w:color="auto"/>
        <w:right w:val="none" w:sz="0" w:space="0" w:color="auto"/>
      </w:divBdr>
    </w:div>
    <w:div w:id="459962557">
      <w:bodyDiv w:val="1"/>
      <w:marLeft w:val="0"/>
      <w:marRight w:val="0"/>
      <w:marTop w:val="0"/>
      <w:marBottom w:val="0"/>
      <w:divBdr>
        <w:top w:val="none" w:sz="0" w:space="0" w:color="auto"/>
        <w:left w:val="none" w:sz="0" w:space="0" w:color="auto"/>
        <w:bottom w:val="none" w:sz="0" w:space="0" w:color="auto"/>
        <w:right w:val="none" w:sz="0" w:space="0" w:color="auto"/>
      </w:divBdr>
    </w:div>
    <w:div w:id="497383933">
      <w:bodyDiv w:val="1"/>
      <w:marLeft w:val="0"/>
      <w:marRight w:val="0"/>
      <w:marTop w:val="0"/>
      <w:marBottom w:val="0"/>
      <w:divBdr>
        <w:top w:val="none" w:sz="0" w:space="0" w:color="auto"/>
        <w:left w:val="none" w:sz="0" w:space="0" w:color="auto"/>
        <w:bottom w:val="none" w:sz="0" w:space="0" w:color="auto"/>
        <w:right w:val="none" w:sz="0" w:space="0" w:color="auto"/>
      </w:divBdr>
    </w:div>
    <w:div w:id="524902709">
      <w:bodyDiv w:val="1"/>
      <w:marLeft w:val="0"/>
      <w:marRight w:val="0"/>
      <w:marTop w:val="0"/>
      <w:marBottom w:val="0"/>
      <w:divBdr>
        <w:top w:val="none" w:sz="0" w:space="0" w:color="auto"/>
        <w:left w:val="none" w:sz="0" w:space="0" w:color="auto"/>
        <w:bottom w:val="none" w:sz="0" w:space="0" w:color="auto"/>
        <w:right w:val="none" w:sz="0" w:space="0" w:color="auto"/>
      </w:divBdr>
    </w:div>
    <w:div w:id="545139329">
      <w:bodyDiv w:val="1"/>
      <w:marLeft w:val="0"/>
      <w:marRight w:val="0"/>
      <w:marTop w:val="0"/>
      <w:marBottom w:val="0"/>
      <w:divBdr>
        <w:top w:val="none" w:sz="0" w:space="0" w:color="auto"/>
        <w:left w:val="none" w:sz="0" w:space="0" w:color="auto"/>
        <w:bottom w:val="none" w:sz="0" w:space="0" w:color="auto"/>
        <w:right w:val="none" w:sz="0" w:space="0" w:color="auto"/>
      </w:divBdr>
    </w:div>
    <w:div w:id="751777889">
      <w:bodyDiv w:val="1"/>
      <w:marLeft w:val="0"/>
      <w:marRight w:val="0"/>
      <w:marTop w:val="0"/>
      <w:marBottom w:val="0"/>
      <w:divBdr>
        <w:top w:val="none" w:sz="0" w:space="0" w:color="auto"/>
        <w:left w:val="none" w:sz="0" w:space="0" w:color="auto"/>
        <w:bottom w:val="none" w:sz="0" w:space="0" w:color="auto"/>
        <w:right w:val="none" w:sz="0" w:space="0" w:color="auto"/>
      </w:divBdr>
    </w:div>
    <w:div w:id="1006400394">
      <w:bodyDiv w:val="1"/>
      <w:marLeft w:val="0"/>
      <w:marRight w:val="0"/>
      <w:marTop w:val="0"/>
      <w:marBottom w:val="0"/>
      <w:divBdr>
        <w:top w:val="none" w:sz="0" w:space="0" w:color="auto"/>
        <w:left w:val="none" w:sz="0" w:space="0" w:color="auto"/>
        <w:bottom w:val="none" w:sz="0" w:space="0" w:color="auto"/>
        <w:right w:val="none" w:sz="0" w:space="0" w:color="auto"/>
      </w:divBdr>
    </w:div>
    <w:div w:id="1092777919">
      <w:bodyDiv w:val="1"/>
      <w:marLeft w:val="0"/>
      <w:marRight w:val="0"/>
      <w:marTop w:val="0"/>
      <w:marBottom w:val="0"/>
      <w:divBdr>
        <w:top w:val="none" w:sz="0" w:space="0" w:color="auto"/>
        <w:left w:val="none" w:sz="0" w:space="0" w:color="auto"/>
        <w:bottom w:val="none" w:sz="0" w:space="0" w:color="auto"/>
        <w:right w:val="none" w:sz="0" w:space="0" w:color="auto"/>
      </w:divBdr>
    </w:div>
    <w:div w:id="1150950131">
      <w:bodyDiv w:val="1"/>
      <w:marLeft w:val="0"/>
      <w:marRight w:val="0"/>
      <w:marTop w:val="0"/>
      <w:marBottom w:val="0"/>
      <w:divBdr>
        <w:top w:val="none" w:sz="0" w:space="0" w:color="auto"/>
        <w:left w:val="none" w:sz="0" w:space="0" w:color="auto"/>
        <w:bottom w:val="none" w:sz="0" w:space="0" w:color="auto"/>
        <w:right w:val="none" w:sz="0" w:space="0" w:color="auto"/>
      </w:divBdr>
    </w:div>
    <w:div w:id="1196120335">
      <w:bodyDiv w:val="1"/>
      <w:marLeft w:val="0"/>
      <w:marRight w:val="0"/>
      <w:marTop w:val="0"/>
      <w:marBottom w:val="0"/>
      <w:divBdr>
        <w:top w:val="none" w:sz="0" w:space="0" w:color="auto"/>
        <w:left w:val="none" w:sz="0" w:space="0" w:color="auto"/>
        <w:bottom w:val="none" w:sz="0" w:space="0" w:color="auto"/>
        <w:right w:val="none" w:sz="0" w:space="0" w:color="auto"/>
      </w:divBdr>
    </w:div>
    <w:div w:id="1324970608">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 w:id="1631669278">
      <w:bodyDiv w:val="1"/>
      <w:marLeft w:val="0"/>
      <w:marRight w:val="0"/>
      <w:marTop w:val="0"/>
      <w:marBottom w:val="0"/>
      <w:divBdr>
        <w:top w:val="none" w:sz="0" w:space="0" w:color="auto"/>
        <w:left w:val="none" w:sz="0" w:space="0" w:color="auto"/>
        <w:bottom w:val="none" w:sz="0" w:space="0" w:color="auto"/>
        <w:right w:val="none" w:sz="0" w:space="0" w:color="auto"/>
      </w:divBdr>
    </w:div>
    <w:div w:id="1666132857">
      <w:bodyDiv w:val="1"/>
      <w:marLeft w:val="0"/>
      <w:marRight w:val="0"/>
      <w:marTop w:val="0"/>
      <w:marBottom w:val="0"/>
      <w:divBdr>
        <w:top w:val="none" w:sz="0" w:space="0" w:color="auto"/>
        <w:left w:val="none" w:sz="0" w:space="0" w:color="auto"/>
        <w:bottom w:val="none" w:sz="0" w:space="0" w:color="auto"/>
        <w:right w:val="none" w:sz="0" w:space="0" w:color="auto"/>
      </w:divBdr>
    </w:div>
    <w:div w:id="1741319828">
      <w:bodyDiv w:val="1"/>
      <w:marLeft w:val="0"/>
      <w:marRight w:val="0"/>
      <w:marTop w:val="0"/>
      <w:marBottom w:val="0"/>
      <w:divBdr>
        <w:top w:val="none" w:sz="0" w:space="0" w:color="auto"/>
        <w:left w:val="none" w:sz="0" w:space="0" w:color="auto"/>
        <w:bottom w:val="none" w:sz="0" w:space="0" w:color="auto"/>
        <w:right w:val="none" w:sz="0" w:space="0" w:color="auto"/>
      </w:divBdr>
    </w:div>
    <w:div w:id="1832402953">
      <w:bodyDiv w:val="1"/>
      <w:marLeft w:val="0"/>
      <w:marRight w:val="0"/>
      <w:marTop w:val="0"/>
      <w:marBottom w:val="0"/>
      <w:divBdr>
        <w:top w:val="none" w:sz="0" w:space="0" w:color="auto"/>
        <w:left w:val="none" w:sz="0" w:space="0" w:color="auto"/>
        <w:bottom w:val="none" w:sz="0" w:space="0" w:color="auto"/>
        <w:right w:val="none" w:sz="0" w:space="0" w:color="auto"/>
      </w:divBdr>
    </w:div>
    <w:div w:id="1946837707">
      <w:bodyDiv w:val="1"/>
      <w:marLeft w:val="0"/>
      <w:marRight w:val="0"/>
      <w:marTop w:val="0"/>
      <w:marBottom w:val="0"/>
      <w:divBdr>
        <w:top w:val="none" w:sz="0" w:space="0" w:color="auto"/>
        <w:left w:val="none" w:sz="0" w:space="0" w:color="auto"/>
        <w:bottom w:val="none" w:sz="0" w:space="0" w:color="auto"/>
        <w:right w:val="none" w:sz="0" w:space="0" w:color="auto"/>
      </w:divBdr>
    </w:div>
    <w:div w:id="1951623534">
      <w:bodyDiv w:val="1"/>
      <w:marLeft w:val="0"/>
      <w:marRight w:val="0"/>
      <w:marTop w:val="0"/>
      <w:marBottom w:val="0"/>
      <w:divBdr>
        <w:top w:val="none" w:sz="0" w:space="0" w:color="auto"/>
        <w:left w:val="none" w:sz="0" w:space="0" w:color="auto"/>
        <w:bottom w:val="none" w:sz="0" w:space="0" w:color="auto"/>
        <w:right w:val="none" w:sz="0" w:space="0" w:color="auto"/>
      </w:divBdr>
    </w:div>
    <w:div w:id="1996185421">
      <w:bodyDiv w:val="1"/>
      <w:marLeft w:val="0"/>
      <w:marRight w:val="0"/>
      <w:marTop w:val="0"/>
      <w:marBottom w:val="0"/>
      <w:divBdr>
        <w:top w:val="none" w:sz="0" w:space="0" w:color="auto"/>
        <w:left w:val="none" w:sz="0" w:space="0" w:color="auto"/>
        <w:bottom w:val="none" w:sz="0" w:space="0" w:color="auto"/>
        <w:right w:val="none" w:sz="0" w:space="0" w:color="auto"/>
      </w:divBdr>
    </w:div>
    <w:div w:id="199649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veovo.com/discover/articles/ski-resorts-use-veovo-to-ease-skiers-minds-with-lift-wait-times/" TargetMode="External"/><Relationship Id="rId1" Type="http://schemas.openxmlformats.org/officeDocument/2006/relationships/hyperlink" Target="https://www.steamboatpilot.com/sports/steamboat-man-creates-ski-tracking-app-that-monitors-lift-wait-time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ra190282d@student.etf.bg.ac.rs" TargetMode="External"/><Relationship Id="rId18" Type="http://schemas.microsoft.com/office/2018/08/relationships/commentsExtensible" Target="commentsExtensi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microsoft.com/office/2016/09/relationships/commentsIds" Target="commentsId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j190593d@student.etf.bg.ac.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3B09513102ED645BE4989CF989C5197" ma:contentTypeVersion="6" ma:contentTypeDescription="Create a new document." ma:contentTypeScope="" ma:versionID="c709c62d2b92aaa64247f5625952a34b">
  <xsd:schema xmlns:xsd="http://www.w3.org/2001/XMLSchema" xmlns:xs="http://www.w3.org/2001/XMLSchema" xmlns:p="http://schemas.microsoft.com/office/2006/metadata/properties" xmlns:ns2="363ee7e6-35ae-408f-bbed-ccf738e8285f" xmlns:ns3="96665eba-6f1f-4a26-a532-eef2a39db394" targetNamespace="http://schemas.microsoft.com/office/2006/metadata/properties" ma:root="true" ma:fieldsID="f09ed69fd403d5bc3f5a96a12a29f0c6" ns2:_="" ns3:_="">
    <xsd:import namespace="363ee7e6-35ae-408f-bbed-ccf738e8285f"/>
    <xsd:import namespace="96665eba-6f1f-4a26-a532-eef2a39db39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ee7e6-35ae-408f-bbed-ccf738e828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6665eba-6f1f-4a26-a532-eef2a39db39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Ost10</b:Tag>
    <b:SourceType>Book</b:SourceType>
    <b:Guid>{04D68594-8B45-4E4E-88AC-18BE2A4BB256}</b:Guid>
    <b:Title>Business Model Generation</b:Title>
    <b:Year>2010</b:Year>
    <b:LCID>sr-Cyrl-RS</b:LCID>
    <b:Publisher>John Wiley &amp; Sons, Inc.</b:Publisher>
    <b:Author>
      <b:Author>
        <b:NameList>
          <b:Person>
            <b:Last>Osterwalder</b:Last>
            <b:First>Alexander</b:First>
          </b:Person>
          <b:Person>
            <b:Last>Pigneur</b:Last>
            <b:First>Yves</b:First>
          </b:Person>
        </b:NameList>
      </b:Author>
    </b:Author>
    <b:RefOrder>5</b:RefOrder>
  </b:Source>
  <b:Source>
    <b:Tag>2</b:Tag>
    <b:SourceType>InternetSite</b:SourceType>
    <b:Guid>{B430BB9C-DB0A-4137-BD69-51105FEAEAFE}</b:Guid>
    <b:Title>Wikipedia "Business Model Canvas"</b:Title>
    <b:URL>https://en.wikipedia.org/wiki/Business_Model_Canvas</b:URL>
    <b:RefOrder>1</b:RefOrder>
  </b:Source>
  <b:Source>
    <b:Tag>3</b:Tag>
    <b:SourceType>InternetSite</b:SourceType>
    <b:Guid>{2061837B-A722-4CD7-8D67-4DB416FB97F5}</b:Guid>
    <b:URL>http://inkubator.biz/startap-lekcije-poslovni-model</b:URL>
    <b:Title>Пословни инкубатор "Стартап лекције: пословни модел"</b:Title>
    <b:RefOrder>2</b:RefOrder>
  </b:Source>
  <b:Source>
    <b:Tag>Ski</b:Tag>
    <b:SourceType>JournalArticle</b:SourceType>
    <b:Guid>{9729C3E3-8700-44C7-BF09-F48903530A21}</b:Guid>
    <b:Title>Skija više od 100.000 Srba, Alpi sve popularnija destinacija</b:Title>
    <b:JournalName>N1</b:JournalName>
    <b:RefOrder>3</b:RefOrder>
  </b:Source>
  <b:Source>
    <b:Tag>1</b:Tag>
    <b:SourceType>InternetSite</b:SourceType>
    <b:Guid>{53D53A5D-CB61-475D-B6B2-3F058CA75917}</b:Guid>
    <b:Title>Презентација са вежби предмета Управљање софтверским пројектима</b:Title>
    <b:URL>https://rti.etf.bg.ac.rs/rti/si3usp/materijali/vezbe/USP2022_Vezbe1.pdf</b:URL>
    <b:RefOrder>4</b:RefOrder>
  </b:Source>
  <b:Source>
    <b:Tag>Placeholder1</b:Tag>
    <b:SourceType>Book</b:SourceType>
    <b:Guid>{1AEBE112-1E5E-46A7-972E-6F929CC1AA92}</b:Guid>
    <b:Title>Business Model Generation</b:Title>
    <b:Year>2010</b:Year>
    <b:Publisher>John Wiley &amp; Sons, Inc.</b:Publisher>
    <b:Author>
      <b:Author>
        <b:NameList>
          <b:Person>
            <b:Last>Osterwalder</b:Last>
            <b:First>Alexander</b:First>
          </b:Person>
          <b:Person>
            <b:Last>Pigneur</b:Last>
            <b:First>Yves</b:First>
          </b:Person>
        </b:NameList>
      </b:Author>
    </b:Author>
    <b:RefOrder>6</b:RefOrder>
  </b:Source>
  <b:Source>
    <b:Tag>5</b:Tag>
    <b:SourceType>InternetSite</b:SourceType>
    <b:Guid>{95834E58-ECBB-480A-9AE4-FD9C287F06DC}</b:Guid>
    <b:Title>Културни трендови који ће обликовати понашање потрошача 2021. и даље</b:Title>
    <b:URL>https://www.forbes.com/sites/kianbakhtiari/2021/02/26/cultural-trends-that-will-shape-consumer-behavior-in-2021-and-beyond/?sh=443a53016d9c</b:URL>
    <b:RefOrder>7</b:RefOrder>
  </b:Source>
</b:Sources>
</file>

<file path=customXml/itemProps1.xml><?xml version="1.0" encoding="utf-8"?>
<ds:datastoreItem xmlns:ds="http://schemas.openxmlformats.org/officeDocument/2006/customXml" ds:itemID="{8154954E-5E33-4CA3-AC99-145452963153}">
  <ds:schemaRefs>
    <ds:schemaRef ds:uri="http://schemas.microsoft.com/sharepoint/v3/contenttype/forms"/>
  </ds:schemaRefs>
</ds:datastoreItem>
</file>

<file path=customXml/itemProps2.xml><?xml version="1.0" encoding="utf-8"?>
<ds:datastoreItem xmlns:ds="http://schemas.openxmlformats.org/officeDocument/2006/customXml" ds:itemID="{F4DD1C1F-9C40-4D40-90FE-64CD50E5C1FE}">
  <ds:schemaRefs>
    <ds:schemaRef ds:uri="http://schemas.microsoft.com/office/2006/documentManagement/types"/>
    <ds:schemaRef ds:uri="http://purl.org/dc/terms/"/>
    <ds:schemaRef ds:uri="363ee7e6-35ae-408f-bbed-ccf738e8285f"/>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96665eba-6f1f-4a26-a532-eef2a39db394"/>
    <ds:schemaRef ds:uri="http://www.w3.org/XML/1998/namespace"/>
  </ds:schemaRefs>
</ds:datastoreItem>
</file>

<file path=customXml/itemProps3.xml><?xml version="1.0" encoding="utf-8"?>
<ds:datastoreItem xmlns:ds="http://schemas.openxmlformats.org/officeDocument/2006/customXml" ds:itemID="{268E5CE6-24C0-4D84-B8E7-C1261A7C3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ee7e6-35ae-408f-bbed-ccf738e8285f"/>
    <ds:schemaRef ds:uri="96665eba-6f1f-4a26-a532-eef2a39db3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A61469-A4E5-4DC2-8773-EDB877E07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3847</Words>
  <Characters>21930</Characters>
  <Application>Microsoft Office Word</Application>
  <DocSecurity>0</DocSecurity>
  <Lines>182</Lines>
  <Paragraphs>51</Paragraphs>
  <ScaleCrop>false</ScaleCrop>
  <Company/>
  <LinksUpToDate>false</LinksUpToDate>
  <CharactersWithSpaces>25726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Ана Радовановић</cp:lastModifiedBy>
  <cp:revision>379</cp:revision>
  <dcterms:created xsi:type="dcterms:W3CDTF">2022-01-11T08:44:00Z</dcterms:created>
  <dcterms:modified xsi:type="dcterms:W3CDTF">2022-06-20T14:11:00Z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0x01010063B09513102ED645BE4989CF989C5197</vt:lpwstr>
  </property>
</Properties>
</file>